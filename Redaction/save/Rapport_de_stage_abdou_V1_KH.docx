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16070" w14:textId="77777777" w:rsidR="009A4B37" w:rsidRPr="00F81BC6" w:rsidRDefault="009A4B37">
      <w:pPr>
        <w:rPr>
          <w:rFonts w:cs="Times New Roman"/>
          <w:b/>
          <w:bCs/>
          <w:szCs w:val="24"/>
        </w:rPr>
      </w:pPr>
    </w:p>
    <w:p w14:paraId="50941D5C" w14:textId="77777777" w:rsidR="00FB32F9" w:rsidRPr="00F81BC6" w:rsidRDefault="00FB32F9">
      <w:pPr>
        <w:rPr>
          <w:rFonts w:cs="Times New Roman"/>
          <w:b/>
          <w:bCs/>
          <w:szCs w:val="24"/>
        </w:rPr>
      </w:pPr>
    </w:p>
    <w:p w14:paraId="2A2B06AF" w14:textId="77777777" w:rsidR="00FB32F9" w:rsidRPr="00F81BC6" w:rsidRDefault="00FB32F9">
      <w:pPr>
        <w:rPr>
          <w:rFonts w:cs="Times New Roman"/>
          <w:b/>
          <w:bCs/>
          <w:szCs w:val="24"/>
        </w:rPr>
      </w:pPr>
    </w:p>
    <w:p w14:paraId="171D54E0" w14:textId="2C02287F" w:rsidR="0000187D" w:rsidRPr="00F81BC6" w:rsidRDefault="0037320E" w:rsidP="0000187D">
      <w:pPr>
        <w:jc w:val="center"/>
        <w:rPr>
          <w:rFonts w:cs="Times New Roman"/>
          <w:b/>
          <w:bCs/>
        </w:rPr>
        <w:sectPr w:rsidR="0000187D" w:rsidRPr="00F81BC6" w:rsidSect="00537360">
          <w:footerReference w:type="default" r:id="rId8"/>
          <w:pgSz w:w="12240" w:h="15840"/>
          <w:pgMar w:top="1417" w:right="1417" w:bottom="1417" w:left="1417" w:header="720" w:footer="720" w:gutter="0"/>
          <w:pgNumType w:fmt="lowerRoman" w:start="1"/>
          <w:cols w:space="720"/>
          <w:docGrid w:linePitch="360"/>
        </w:sectPr>
      </w:pPr>
      <w:r w:rsidRPr="00F81BC6">
        <w:rPr>
          <w:rFonts w:cs="Times New Roman"/>
          <w:b/>
          <w:bCs/>
        </w:rPr>
        <w:t xml:space="preserve">Titre : Prédiction de l'abondance, la biomasse et la richesse totale des vers de terre </w:t>
      </w:r>
      <w:r w:rsidRPr="00F81BC6">
        <w:rPr>
          <w:rFonts w:cs="Times New Roman"/>
          <w:b/>
          <w:bCs/>
        </w:rPr>
        <w:br/>
        <w:t xml:space="preserve">en France </w:t>
      </w:r>
      <w:r w:rsidR="00FB32F9" w:rsidRPr="00F81BC6">
        <w:rPr>
          <w:rFonts w:cs="Times New Roman"/>
          <w:b/>
          <w:bCs/>
        </w:rPr>
        <w:t>métropolitaine :</w:t>
      </w:r>
      <w:r w:rsidRPr="00F81BC6">
        <w:rPr>
          <w:rFonts w:cs="Times New Roman"/>
          <w:b/>
          <w:bCs/>
        </w:rPr>
        <w:t xml:space="preserve"> un outil pour la surveillance biologique du territoire et la conservation de la biodiversité des sols.</w:t>
      </w:r>
    </w:p>
    <w:p w14:paraId="1DC27ECD" w14:textId="3434F460" w:rsidR="00E636DD" w:rsidRPr="00F81BC6" w:rsidRDefault="00AF40D7" w:rsidP="0000187D">
      <w:pPr>
        <w:pStyle w:val="Heading1"/>
        <w:rPr>
          <w:rFonts w:cs="Times New Roman"/>
        </w:rPr>
      </w:pPr>
      <w:r w:rsidRPr="00F81BC6">
        <w:rPr>
          <w:rFonts w:cs="Times New Roman"/>
        </w:rPr>
        <w:lastRenderedPageBreak/>
        <w:t>Introduction</w:t>
      </w:r>
    </w:p>
    <w:p w14:paraId="2B5B7864" w14:textId="4D002401" w:rsidR="0037320E" w:rsidRPr="00F81BC6" w:rsidRDefault="0037320E" w:rsidP="0037320E">
      <w:pPr>
        <w:rPr>
          <w:rFonts w:cs="Times New Roman"/>
        </w:rPr>
      </w:pPr>
      <w:r w:rsidRPr="00F81BC6">
        <w:rPr>
          <w:rFonts w:cs="Times New Roman"/>
        </w:rPr>
        <w:t xml:space="preserve">La biodiversité des écosystèmes terrestres est majoritairement constituée par la faune vivant dans le sol </w:t>
      </w:r>
      <w:r w:rsidRPr="00F81BC6">
        <w:rPr>
          <w:rFonts w:cs="Times New Roman"/>
        </w:rPr>
        <w:fldChar w:fldCharType="begin"/>
      </w:r>
      <w:r w:rsidR="005D3C06">
        <w:rPr>
          <w:rFonts w:cs="Times New Roman"/>
        </w:rPr>
        <w:instrText xml:space="preserve"> ADDIN ZOTERO_ITEM CSL_CITATION {"citationID":"mifKAOmN","properties":{"unsorted":true,"formattedCitation":"(FAO, 2020; Anthony et al., 2023)","plainCitation":"(FAO, 2020; Anthony et al., 2023)","noteIndex":0},"citationItems":[{"id":1083,"uris":["http://zotero.org/users/7119014/items/QMUZWGFX"],"itemData":{"id":1083,"type":"article-journal","abstract":"There is increasing attention on the importance of biodiversity for food security and nutrition, especially above-ground biodiversity such as plants and animals. However, less attention is being paid to the biodiversity beneath our feet, soil biodiversity, which drives many processes that produce food or purify soil and water. This summary for policy makers presents the key findings of the main report and is the result of an inclusive process involving more than 300 scientists from around the world under the auspices of the FAO’s Global Soil Partnership and its Intergovernmental Technical Panel on Soils, the Convention on Biological Diversity, the Global Soil Biodiversity Initiative and the European Commission. The summary for policy makers presents concisely the state of knowledge on soil biodiversity, the threats to it and the solutions that soil biodiversity can provide to problems in different fields. This report is a valuable contribution to raising awareness of the importance of soil biodiversity and highlighting its role in finding solutions to today's global threats.","language":"fr","note":"publisher: FAO: Food and Agriculture Organization of the United Nations","source":"policycommons.net","title":"State of knowledge of soil biodiversity – Status, challenges and potentialities. Summary for policy makers","URL":"https://policycommons.net/artifacts/1526136/state-of-knowledge-of-soil-biodiversity-status-challenges-and-potentialities/2214245/","author":[{"family":"FAO","given":"Itps"}],"accessed":{"date-parts":[["2024",1,30]]},"issued":{"date-parts":[["2020"]]}}},{"id":1162,"uris":["http://zotero.org/users/7119014/items/KEQGTPJF"],"itemData":{"id":1162,"type":"article-journal","abstract":"Abstrait\nLe sol est un immense habitat pour divers organismes de l’arbre de vie, mais le nombre exact d’organismes qui y vivent est étonnamment inconnu. Les efforts antérieurs visant à énumérer la biodiversité des sols ne prennent en compte que certains types d'organismes (par exemple, les animaux) ou rapportent des valeurs pour divers groupes sans séparer les espèces qui vivent dans le sol par rapport aux autres habitats. Ici, nous avons examiné la littérature sur la biodiversité pour montrer que le sol abrite probablement 59 ± 15 % des espèces sur Terre. Nous estimons donc une biodiversité des sols environ deux fois plus grande que les estimations précédentes, et nous incluons des représentants des organismes les plus simples (microbiens) aux plus complexes (mammifères). Les Enchytraeidae ont le plus grand pourcentage d'espèces dans le sol (98,6 %), suivis des champignons (90 %), des Plantae (85,5 %) et des Isoptera (84,2 %). Nos résultats démontrent que le sol est l’habitat singulier le plus diversifié en termes de biodiversité. En utilisant cette estimation de la biodiversité des sols, nous pouvons plaider de manière plus précise et quantitative en faveur de la conservation et de la restauration des organismes du sol en tant qu’objectif central de l’Anthropocène.","container-title":"Proceedings of the National Academy of Sciences","DOI":"10.1073/pnas.2304663120","issue":"33","note":"publisher: Proceedings of the National Academy of Sciences","page":"e2304663120","source":"pnas.org (Atypon)","title":"Enumerating soil biodiversity","volume":"120","author":[{"family":"Anthony","given":"Mark A."},{"family":"Bender","given":"S. Franz"},{"family":"Heijden","given":"Marcel GA","non-dropping-particle":"van der"}],"issued":{"date-parts":[["2023",8,15]]}}}],"schema":"https://github.com/citation-style-language/schema/raw/master/csl-citation.json"} </w:instrText>
      </w:r>
      <w:r w:rsidRPr="00F81BC6">
        <w:rPr>
          <w:rFonts w:cs="Times New Roman"/>
        </w:rPr>
        <w:fldChar w:fldCharType="separate"/>
      </w:r>
      <w:r w:rsidR="005D3C06" w:rsidRPr="005D3C06">
        <w:rPr>
          <w:rFonts w:cs="Times New Roman"/>
        </w:rPr>
        <w:t>(FAO, 2020; Anthony et al., 2023)</w:t>
      </w:r>
      <w:r w:rsidRPr="00F81BC6">
        <w:rPr>
          <w:rFonts w:cs="Times New Roman"/>
        </w:rPr>
        <w:fldChar w:fldCharType="end"/>
      </w:r>
      <w:r w:rsidR="009D4759">
        <w:rPr>
          <w:rStyle w:val="CommentReference"/>
          <w:rFonts w:cs="Times New Roman"/>
        </w:rPr>
        <w:t>.</w:t>
      </w:r>
      <w:r w:rsidR="008C20DD" w:rsidRPr="00F81BC6">
        <w:rPr>
          <w:rFonts w:cs="Times New Roman"/>
        </w:rPr>
        <w:t xml:space="preserve"> </w:t>
      </w:r>
      <w:r w:rsidR="0091354B">
        <w:rPr>
          <w:rFonts w:cs="Times New Roman"/>
        </w:rPr>
        <w:t>C</w:t>
      </w:r>
      <w:r w:rsidR="008C20DD" w:rsidRPr="00F81BC6">
        <w:rPr>
          <w:rFonts w:cs="Times New Roman"/>
        </w:rPr>
        <w:t>ette</w:t>
      </w:r>
      <w:r w:rsidRPr="00F81BC6">
        <w:rPr>
          <w:rFonts w:cs="Times New Roman"/>
        </w:rPr>
        <w:t xml:space="preserve"> faune du sol fournit une large gamme de services écosystémiques </w:t>
      </w:r>
      <w:r w:rsidRPr="00F81BC6">
        <w:rPr>
          <w:rFonts w:cs="Times New Roman"/>
        </w:rPr>
        <w:fldChar w:fldCharType="begin"/>
      </w:r>
      <w:r w:rsidRPr="00F81BC6">
        <w:rPr>
          <w:rFonts w:cs="Times New Roman"/>
        </w:rPr>
        <w:instrText xml:space="preserve"> ADDIN ZOTERO_ITEM CSL_CITATION {"citationID":"Q89JeZ0V","properties":{"formattedCitation":"(Bardgett &amp; Van der Putten, 2014; FAO, 2020)","plainCitation":"(Bardgett &amp; Van der Putten, 2014; FAO, 2020)","noteIndex":0},"citationItems":[{"id":1085,"uris":["http://zotero.org/users/7119014/items/4PJREYIU"],"itemData":{"id":1085,"type":"article-journal","abstract":"Growing evidence points to belowground biota as a significant contributor to aboveground diversity and functioning as well as impacting eco-evolutionary responses to environmental change; this review explores such evidence and proposes further research directions.","container-title":"Nature","DOI":"10.1038/nature13855","ISSN":"1476-4687","issue":"7528","language":"en","license":"2014 Springer Nature Limited","note":"number: 7528\npublisher: Nature Publishing Group","page":"505-511","source":"www.nature.com","title":"Belowground biodiversity and ecosystem functioning","volume":"515","author":[{"family":"Bardgett","given":"Richard D."},{"family":"Van der Putten","given":"Wim H."}],"issued":{"date-parts":[["2014",11]]}}},{"id":1083,"uris":["http://zotero.org/users/7119014/items/QMUZWGFX"],"itemData":{"id":1083,"type":"article-journal","abstract":"There is increasing attention on the importance of biodiversity for food security and nutrition, especially above-ground biodiversity such as plants and animals. However, less attention is being paid to the biodiversity beneath our feet, soil biodiversity, which drives many processes that produce food or purify soil and water. This summary for policy makers presents the key findings of the main report and is the result of an inclusive process involving more than 300 scientists from around the world under the auspices of the FAO’s Global Soil Partnership and its Intergovernmental Technical Panel on Soils, the Convention on Biological Diversity, the Global Soil Biodiversity Initiative and the European Commission. The summary for policy makers presents concisely the state of knowledge on soil biodiversity, the threats to it and the solutions that soil biodiversity can provide to problems in different fields. This report is a valuable contribution to raising awareness of the importance of soil biodiversity and highlighting its role in finding solutions to today's global threats.","language":"fr","note":"publisher: FAO: Food and Agriculture Organization of the United Nations","source":"policycommons.net","title":"State of knowledge of soil biodiversity – Status, challenges and potentialities. Summary for policy makers","URL":"https://policycommons.net/artifacts/1526136/state-of-knowledge-of-soil-biodiversity-status-challenges-and-potentialities/2214245/","author":[{"family":"FAO","given":"Itps"}],"accessed":{"date-parts":[["2024",1,30]]},"issued":{"date-parts":[["2020"]]}}}],"schema":"https://github.com/citation-style-language/schema/raw/master/csl-citation.json"} </w:instrText>
      </w:r>
      <w:r w:rsidRPr="00F81BC6">
        <w:rPr>
          <w:rFonts w:cs="Times New Roman"/>
        </w:rPr>
        <w:fldChar w:fldCharType="separate"/>
      </w:r>
      <w:r w:rsidRPr="00F81BC6">
        <w:rPr>
          <w:rFonts w:cs="Times New Roman"/>
        </w:rPr>
        <w:t>(Bardgett &amp; Van der Putten, 2014; FAO, 2020)</w:t>
      </w:r>
      <w:r w:rsidRPr="00F81BC6">
        <w:rPr>
          <w:rFonts w:cs="Times New Roman"/>
        </w:rPr>
        <w:fldChar w:fldCharType="end"/>
      </w:r>
      <w:r w:rsidRPr="00F81BC6">
        <w:rPr>
          <w:rFonts w:cs="Times New Roman"/>
        </w:rPr>
        <w:t xml:space="preserve"> dont la plupart résulte du processus conduit par les groupes fonctionnels de différentes communautés biologiques tels que les </w:t>
      </w:r>
      <w:r w:rsidR="00E27DB1" w:rsidRPr="00F81BC6">
        <w:rPr>
          <w:rFonts w:cs="Times New Roman"/>
        </w:rPr>
        <w:t>vers de terre</w:t>
      </w:r>
      <w:r w:rsidRPr="00F81BC6">
        <w:rPr>
          <w:rFonts w:cs="Times New Roman"/>
        </w:rPr>
        <w:t xml:space="preserve"> </w:t>
      </w:r>
      <w:r w:rsidRPr="00F81BC6">
        <w:rPr>
          <w:rFonts w:cs="Times New Roman"/>
        </w:rPr>
        <w:fldChar w:fldCharType="begin"/>
      </w:r>
      <w:r w:rsidRPr="00F81BC6">
        <w:rPr>
          <w:rFonts w:cs="Times New Roman"/>
        </w:rPr>
        <w:instrText xml:space="preserve"> ADDIN ZOTERO_ITEM CSL_CITATION {"citationID":"wVTwIexJ","properties":{"formattedCitation":"(Gardi &amp; Jeffery, 2009; Turb\\uc0\\u233{} et al., 2010)","plainCitation":"(Gardi &amp; Jeffery, 2009; Turbé et al., 2010)","noteIndex":0},"citationItems":[{"id":1087,"uris":["http://zotero.org/users/7119014/items/VRGEX8SW"],"itemData":{"id":1087,"type":"article-journal","DOI":"https://doi.org/10.2788/7831","language":"en","source":"DOI.org (CSL JSON)","title":"Soil biodiversity","URL":"https://data.europa.eu/doi/10.2788/7831","author":[{"family":"Gardi","given":"Ciro"},{"family":"Jeffery","given":"Simon"}],"accessed":{"date-parts":[["2024",1,30]]},"issued":{"date-parts":[["2009"]]}}},{"id":1091,"uris":["http://zotero.org/users/7119014/items/9QH73KSZ"],"itemData":{"id":1091,"type":"article-journal","container-title":"Report for European Commission","title":"Soil biodiversity: functions, threats and tools for policy makers","author":[{"family":"Turbé","given":"Anne"},{"family":"Toni","given":"Arianna"},{"family":"Benito","given":"Patricia"},{"family":"Lavelle","given":"Patrick"},{"family":"Lavelle","given":"Perrine"},{"family":"Camacho","given":"Nuria"},{"family":"Putten","given":"Wim"},{"family":"Labouze","given":"Eric"},{"family":"Mudgal","given":"Shailendra"}],"issued":{"date-parts":[["2010",2]]}}}],"schema":"https://github.com/citation-style-language/schema/raw/master/csl-citation.json"} </w:instrText>
      </w:r>
      <w:r w:rsidRPr="00F81BC6">
        <w:rPr>
          <w:rFonts w:cs="Times New Roman"/>
        </w:rPr>
        <w:fldChar w:fldCharType="separate"/>
      </w:r>
      <w:r w:rsidRPr="00F81BC6">
        <w:rPr>
          <w:rFonts w:cs="Times New Roman"/>
          <w:kern w:val="0"/>
        </w:rPr>
        <w:t>(Gardi &amp; Jeffery, 2009; Turbé et al., 2010)</w:t>
      </w:r>
      <w:r w:rsidRPr="00F81BC6">
        <w:rPr>
          <w:rFonts w:cs="Times New Roman"/>
        </w:rPr>
        <w:fldChar w:fldCharType="end"/>
      </w:r>
      <w:r w:rsidRPr="00F81BC6">
        <w:rPr>
          <w:rFonts w:cs="Times New Roman"/>
        </w:rPr>
        <w:t xml:space="preserve">. Les vers de terre sont qualifiés comme étant les « ingénieurs des écosystèmes » car ils participent au développement de la structure du sol </w:t>
      </w:r>
      <w:r w:rsidRPr="00F81BC6">
        <w:rPr>
          <w:rFonts w:cs="Times New Roman"/>
        </w:rPr>
        <w:fldChar w:fldCharType="begin"/>
      </w:r>
      <w:r w:rsidR="001824E2">
        <w:rPr>
          <w:rFonts w:cs="Times New Roman"/>
        </w:rPr>
        <w:instrText xml:space="preserve"> ADDIN ZOTERO_ITEM CSL_CITATION {"citationID":"RIcnk5Ne","properties":{"unsorted":true,"formattedCitation":"(Sharma et al., 2017; Edwards &amp; Arancon, 2022; Lavelle et al., 1997)","plainCitation":"(Sharma et al., 2017; Edwards &amp; Arancon, 2022; Lavelle et al., 1997)","noteIndex":0},"citationItems":[{"id":394,"uris":["http://zotero.org/users/7119014/items/CAHXPVVR"],"itemData":{"id":394,"type":"article-journal","abstract":"Earthworms commonly occur within the soil. They alter physico-chemical and biological regimes of the soil through their activities, such as burrowing, casting, feeding and propagating, and therefore are known as 'ecosystem engineers'. Through their activities, they provide a number of ecosystem services which are ecologically and socio-economically important. This article reviews the role of earthworms in improving soil structural and functional properties, which serves as key determinants of soil ecosystem services and economic benefits for the farmers. A methodology of economic evaluation of the agro-ecosystem services provided by earthworms has been demonstrated. Further, the information gaps and future research have been discussed for ensuring sustainable agro-ecosystems management.","container-title":"Current Science","ISSN":"0011-3891","issue":"6","note":"publisher: Current Science Association","page":"1064-1071","source":"JSTOR","title":"Role of earthworm in improving soil structure and functioning","volume":"113","author":[{"family":"Sharma","given":"D. K."},{"family":"Tomar","given":"S."},{"family":"Chakraborty","given":"D."}],"issued":{"date-parts":[["2017"]]}}},{"id":1026,"uris":["http://zotero.org/users/7119014/items/3BZSAW6Y"],"itemData":{"id":1026,"type":"book","event-place":"New York, NY","ISBN":"978-0-387-74942-6","language":"en","note":"DOI: 10.1007/978-0-387-74943-3","publisher":"Springer US","publisher-place":"New York, NY","source":"DOI.org (Crossref)","title":"Biology and Ecology of Earthworms","URL":"https://link.springer.com/10.1007/978-0-387-74943-3","author":[{"family":"Edwards","given":"Clive A."},{"family":"Arancon","given":"Norman Q."}],"accessed":{"date-parts":[["2024",1,18]]},"issued":{"date-parts":[["2022"]]}}},{"id":1164,"uris":["http://zotero.org/users/7119014/items/I54IFM86"],"itemData":{"id":1164,"type":"article-journal","abstract":"Cette revue place au centre des interactions entre les plantes, les animaux et les microorganismes du sol, les invertebres abondants et de grande taille qui ingerent des particules organiques et minerales produisant ainsi des structures durables. Ces invertebres sont appeles organismes ingenieurs du sol et les donnees disponibles sur leur abondance, leur distribution geographique et leurs roles fonctionnels montrent que les vers de terre et les termites en sont les principaux representants. Ils influencent la diversite et l'activite des organismes appartenant a des groupes fonctionnels subordonnes, les transformateurs de litiere, les micropredateurs et les microorganismes regulant ainsi les transformations de nutriments. Les liens entre l'activite et la diversite des ingenieurs et les proprietes physiques du sol sont detailles ; une mention particuliere est faite de leurs effets sur l'heterogeneite du sol, sa stabilite structurale, la distribution de la matiere organique dans le profil, l'infiltration et la retention de l'eau. Il est probable que les changements globaux attendus affecteront l'abondance et la diversite des organismes ingenieurs par le biais de la quantite et de la qualite de la litiere et d'autres effets lies aux modifications des plantes et de leurs peuplements. Les changements de temperature attendus pourraient elargir la distribution latitudinale des termites et favoriser les termites humivores et les vers de terre endoges a regime geophage. Dans certaines regions, cependant, ces changements ne pourront s'observer car la faune locale ne comprend pas de representants de ces groupes. Dans l'immediat, c'est surtout l'intensification de l'usage des terres et, en particulier, la perturbation des milieux forestiers qui est preoccupante car des modifications de l'equilibre des groupes fonctionnels d'organismes ingenieurs s'observent deja. De plus, l'invasion des ecosystemes perturbes par des vers de terre exotiques colonisateurs agressifs peut avoir des effets adverses sur la structure du sol. La perturbation affecte les termites en reduisant leur diversite, particulierement celle des humivores et quelques especes peuvent devenir des parasites des cultures pour pallier le deficit des apports organiques. En general, une diminution de l'abondance des organismes ingenieurs aura tendance a diminuer les stocks de carbone du sol; un desequilibre entre les groupes fonctionnels (par exemple des « compactants » aux depens des « decompactants ») peut aussi entrainer une degradation physique du sol. La restauration des sols degrades par l'inoculation de vers de terre est brievement discutee dans ses implications ecologiques et economiques.","container-title":"European Journal of Soil Biology","source":"Semantic Scholar","title":"Soil function in a changing world: the role of invertebrate ecosystem engineers","title-short":"Soil function in a changing world","URL":"https://www.semanticscholar.org/paper/Soil-function-in-a-changing-world%3A-the-role-of-Lavelle-Bignell/363b3c76b7cef2aa2637d1b3a33034ffa41b1dce","author":[{"family":"Lavelle","given":"P."},{"family":"Bignell","given":"D."},{"family":"Lepage","given":"M."},{"family":"Wolters","given":"V."},{"family":"Roger","given":"P."},{"family":"Ineson","given":"P."},{"family":"Heal","given":"O. W."},{"family":"Dhillion","given":"S."}],"accessed":{"date-parts":[["2024",5,18]]},"issued":{"date-parts":[["1997"]]}}}],"schema":"https://github.com/citation-style-language/schema/raw/master/csl-citation.json"} </w:instrText>
      </w:r>
      <w:r w:rsidRPr="00F81BC6">
        <w:rPr>
          <w:rFonts w:cs="Times New Roman"/>
        </w:rPr>
        <w:fldChar w:fldCharType="separate"/>
      </w:r>
      <w:r w:rsidR="001824E2" w:rsidRPr="001824E2">
        <w:rPr>
          <w:rFonts w:cs="Times New Roman"/>
        </w:rPr>
        <w:t>(Sharma et al., 2017; Edwards &amp; Arancon, 2022; Lavelle et al., 1997)</w:t>
      </w:r>
      <w:r w:rsidRPr="00F81BC6">
        <w:rPr>
          <w:rFonts w:cs="Times New Roman"/>
        </w:rPr>
        <w:fldChar w:fldCharType="end"/>
      </w:r>
      <w:r w:rsidRPr="00F81BC6">
        <w:rPr>
          <w:rFonts w:cs="Times New Roman"/>
        </w:rPr>
        <w:t xml:space="preserve">, à l'infiltration de l'eau à travers les galeries verticales et horizontales creusés dans le sol </w:t>
      </w:r>
      <w:r w:rsidRPr="00F81BC6">
        <w:rPr>
          <w:rFonts w:cs="Times New Roman"/>
        </w:rPr>
        <w:fldChar w:fldCharType="begin"/>
      </w:r>
      <w:r w:rsidRPr="00F81BC6">
        <w:rPr>
          <w:rFonts w:cs="Times New Roman"/>
        </w:rPr>
        <w:instrText xml:space="preserve"> ADDIN ZOTERO_ITEM CSL_CITATION {"citationID":"46fDaH61","properties":{"formattedCitation":"(Capowiez et al., 2014; Cunha et al., 2016)","plainCitation":"(Capowiez et al., 2014; Cunha et al., 2016)","noteIndex":0},"citationItems":[{"id":178,"uris":["http://zotero.org/users/7119014/items/8WK7BHXA"],"itemData":{"id":178,"type":"article-journal","abstract":"By creating burrows, earthworms influence the transfer properties of soils. The effects of endogeic species on soil transfer properties, however, are not yet well understood because these earthworms generally create burrows that are refilled by casts and have no preferential vertical orientation. Thirty soil cores were incubated for various periods (1–3 or 4 weeks) at different earthworm densities (70, 210, 345 or 480individualsm−2). The cores were then scanned using X-ray tomography and the burrow systems were characterised by measuring the total burrow volume, bioturbation volume (refilled burrows and lateral compaction around the burrows), the number of branches, tortuosity and continuity (assessed by computing the number of burrows with a vertical extension greater than 15, 20 and 25% of the core). We also computed the mean geodesic distance, i.e. the mean distance from the bottom to the top of the core assuming that distances inside burrows are null. Rainfall simulations were carried out on 17 cores chosen to encompass the variations observed in the burrow systems. The water transfer efficiency of each core was estimated by measuring two parameters: breakthrough volume and the percentage of water transmitted after 1h of rain. Burrow and bioturbation volume increased significantly and steadily with time and earthworm density. We estimated that on average Allolobophora chlorotica burrowed 22cm per week. All other burrow system characteristics also increased with time and earthworm density except the mean geodesic distance, which decreased significantly. This suggests that intraspecific interactions had no significant effect on burrow system geometry. Univariate PLS regressions were used to understand which burrow system characteristics had the strongest influence on water transfer. These regressions showed that the mean geodesic distance was the most important parameter. This means that in addition to individual burrow characteristics, the spatial arrangement of the whole burrow system also had a major effect on transfer properties.","container-title":"Pedobiologia","DOI":"10.1016/j.pedobi.2014.04.001","ISSN":"0031-4056","issue":"4","journalAbbreviation":"Pedobiologia","language":"en","page":"303-309","source":"ScienceDirect","title":"Burrow systems of endogeic earthworms: Effects of earthworm abundance and consequences for soil water infiltration","title-short":"Burrow systems of endogeic earthworms","volume":"57","author":[{"family":"Capowiez","given":"Yvan"},{"family":"Sammartino","given":"Stéphane"},{"family":"Michel","given":"Eric"}],"issued":{"date-parts":[["2014",11,1]]}}},{"id":395,"uris":["http://zotero.org/users/7119014/items/LDILDV6D"],"itemData":{"id":395,"type":"article-journal","abstract":"Le rôle des vers de terre en tant que l'un des groupes les plus importants d'ingénieurs écosystémiques dans les environnements naturels et modifiés par l'homme n'a été de plus en plus reconnu qu'au cours des 30 dernières années, pourtant les vers de terre et les humains agissent ensemble dans la construction de paysages depuis des millénaires. Cette relation est bien représentée dans les champs surélevés précolombiens, dans les savanes sujettes aux inondations autour du pourtour de l'Amazonie, mais aussi par le rôle potentiellement important des vers de terre dans la formation et la résilience des terres sombres amazoniennes. Grâce à l'action bioturbatrice des vers de terre, le sol est modifié biologiquement, chimiquement et physiquement; les nutriments sont transloqués; la matière organique se décompose et se transforme ; et le biote environnant interagit comme un grand orchestre où les musiciens du sol jouent ensemble sur les différents instruments mais où les vers de terre jouent un rôle de premier plan, améliorant l'activité microbienne et stimulant généralement la croissance des plantes. Dans cet article, nous évaluons le rôle remarquable des vers de terre au centre des processus pédogénétiques du sol dans les paysages anthropiques, en disséquant leurs fonctions avec un accent particulier sur les terres sombres amazoniennes.","container-title":"Soil Science","DOI":"10.1097/SS.0000000000000144","ISSN":"0038-075X","issue":"3/4","language":"fr","page":"110–125","source":"journals.lww.com","title":"Soil Animals and Pedogenesis: The Role of Earthworms in Anthropogenic Soils","title-short":"Soil Animals and Pedogenesis","volume":"181","author":[{"family":"Cunha","given":"Luis"},{"family":"Brown","given":"George G."},{"family":"Stanton","given":"David W. G."},{"family":"Da Silva","given":"Elodie"},{"family":"Hansel","given":"Fabricio A."},{"family":"Jorge","given":"Gabriella"},{"family":"McKey","given":"Doyle"},{"family":"Vidal-Torrado","given":"Pablo"},{"family":"Macedo","given":"Rodrigo S."},{"family":"Velasquez","given":"Elena"},{"family":"James","given":"Samuel W."},{"family":"Lavelle","given":"Patrick"},{"family":"Kille","given":"Peter"},{"family":"Network","given":"the Terra Preta de Indio"}],"issued":{"date-parts":[["2016",4]]}}}],"schema":"https://github.com/citation-style-language/schema/raw/master/csl-citation.json"} </w:instrText>
      </w:r>
      <w:r w:rsidRPr="00F81BC6">
        <w:rPr>
          <w:rFonts w:cs="Times New Roman"/>
        </w:rPr>
        <w:fldChar w:fldCharType="separate"/>
      </w:r>
      <w:r w:rsidRPr="00F81BC6">
        <w:rPr>
          <w:rFonts w:cs="Times New Roman"/>
        </w:rPr>
        <w:t>(Capowiez et al., 2014; Cunha et al., 2016)</w:t>
      </w:r>
      <w:r w:rsidRPr="00F81BC6">
        <w:rPr>
          <w:rFonts w:cs="Times New Roman"/>
        </w:rPr>
        <w:fldChar w:fldCharType="end"/>
      </w:r>
      <w:r w:rsidRPr="00F81BC6">
        <w:rPr>
          <w:rFonts w:cs="Times New Roman"/>
        </w:rPr>
        <w:t xml:space="preserve"> et à la minéralisation des nutriments grâce à la dégradation de la matière organique </w:t>
      </w:r>
      <w:r w:rsidRPr="00F81BC6">
        <w:rPr>
          <w:rFonts w:cs="Times New Roman"/>
        </w:rPr>
        <w:fldChar w:fldCharType="begin"/>
      </w:r>
      <w:r w:rsidRPr="00F81BC6">
        <w:rPr>
          <w:rFonts w:cs="Times New Roman"/>
        </w:rPr>
        <w:instrText xml:space="preserve"> ADDIN ZOTERO_ITEM CSL_CITATION {"citationID":"TJWl5Lq8","properties":{"formattedCitation":"(Van Groenigen et al., 2019)","plainCitation":"(Van Groenigen et al., 2019)","noteIndex":0},"citationItems":[{"id":152,"uris":["http://zotero.org/users/7119014/items/E4AET9XC"],"itemData":{"id":152,"type":"article-journal","abstract":"It has long been established that earthworms beneficially affect plant growth. This is to a large extent due to the high fertility of their casts. However, it is not clear how fertile casts are compared to bulk soil, and how their fertility varies between earthworm feeding guilds and with physico-chemical soil properties. Using meta-analysis, we quantified the fertility of earthworm casts and identified its controlling factors. Our analysis included 405 observations from 81 articles, originating from all continents except Antarctica. We quantified cast fertility by determining the enrichment of earthworm casts relative to the bulk soil (“relative cast fertility”; RCF) for total organic carbon (TOC), total phosphorus (P) and total nitrogen (N) concentrations, as well as for plant available pools of N (total mineral N) and P (available P: P-Olsen, P-Bray or comparable metrics), C-to-N ratio and microbial biomass C. In addition to these response variables, we studied four additional ones closely related to soil fertility: pH-H2O, clay content, cation exchange capacity (CEC), and base saturation. With the exception of C-to-N ratio, microbial C and clay content, all studied response variables were significantly increased in casts compared to the bulk soil. Increases in total elemental concentrations (TOC, total P and total N), which are the result of preferential feeding or concentration processes, were comparable and ranged between 40 and 48%. Nutrient availability, which is to a large extent the result of (bio)chemical transformation processes in the earthworm gut, was increased more strongly than total elemental concentrations (241% and 84% for mineral N and available P, respectively). Increases in pH (0.5 pH units), cation exchange capacity (40%), and base saturation (27%) were also large and significant. None of the soil-related possible controlling factors could satisfactorily explain the variation in RCF; plant presence (or other sources of organic C input such as residue application) was the only controlling factor that consistently increased RCF across soil properties. With the exception of available P, none of the studied response variables could be linked to earthworm feeding guild. Our results show that earthworm casts are much more fertile than bulk soil for almost all analysed cast fertility properties. However, these positive RCFs are to a large extent dependent upon the presence of plants. In general, earthworm feeding guild or specific physico-chemical soil properties could not explain the large variability in RCF for the various response variables. Therefore, we hypothesize that RCF effects depend on intricate interactions between earthworm species traits and specific soil properties. Understanding these interactions requires trait-based approaches combined with mechanistic modelling of biochemical processes in the earthworm gut and casts.","container-title":"Geoderma","DOI":"10.1016/j.geoderma.2018.11.001","ISSN":"0016-7061","journalAbbreviation":"Geoderma","language":"en","page":"525-535","source":"ScienceDirect","title":"How fertile are earthworm casts? A meta-analysis","title-short":"How fertile are earthworm casts?","volume":"338","author":[{"family":"Van Groenigen","given":"Jan Willem"},{"family":"Van Groenigen","given":"Kees Jan"},{"family":"Koopmans","given":"Gerwin F."},{"family":"Stokkermans","given":"Lotte"},{"family":"Vos","given":"Hannah M. J."},{"family":"Lubbers","given":"Ingrid M."}],"issued":{"date-parts":[["2019",3,15]]}}}],"schema":"https://github.com/citation-style-language/schema/raw/master/csl-citation.json"} </w:instrText>
      </w:r>
      <w:r w:rsidRPr="00F81BC6">
        <w:rPr>
          <w:rFonts w:cs="Times New Roman"/>
        </w:rPr>
        <w:fldChar w:fldCharType="separate"/>
      </w:r>
      <w:r w:rsidRPr="00F81BC6">
        <w:rPr>
          <w:rFonts w:cs="Times New Roman"/>
        </w:rPr>
        <w:t>(Van Groenigen et al., 2019)</w:t>
      </w:r>
      <w:r w:rsidRPr="00F81BC6">
        <w:rPr>
          <w:rFonts w:cs="Times New Roman"/>
        </w:rPr>
        <w:fldChar w:fldCharType="end"/>
      </w:r>
      <w:r w:rsidRPr="00F81BC6">
        <w:rPr>
          <w:rFonts w:cs="Times New Roman"/>
        </w:rPr>
        <w:t xml:space="preserve">. Ces travaux ont été justifiés par la prise de conscience croissante </w:t>
      </w:r>
      <w:r w:rsidR="008C20DD" w:rsidRPr="00F81BC6">
        <w:rPr>
          <w:rFonts w:cs="Times New Roman"/>
        </w:rPr>
        <w:t>qu</w:t>
      </w:r>
      <w:r w:rsidR="00B43CD7">
        <w:rPr>
          <w:rFonts w:cs="Times New Roman"/>
        </w:rPr>
        <w:t>e l</w:t>
      </w:r>
      <w:r w:rsidRPr="00F81BC6">
        <w:rPr>
          <w:rFonts w:cs="Times New Roman"/>
        </w:rPr>
        <w:t xml:space="preserve">es changements dans </w:t>
      </w:r>
      <w:r w:rsidR="00DE717F">
        <w:rPr>
          <w:rFonts w:cs="Times New Roman"/>
        </w:rPr>
        <w:t xml:space="preserve">la </w:t>
      </w:r>
      <w:r w:rsidRPr="00F81BC6">
        <w:rPr>
          <w:rFonts w:cs="Times New Roman"/>
        </w:rPr>
        <w:t>composition</w:t>
      </w:r>
      <w:r w:rsidR="00DE717F">
        <w:rPr>
          <w:rFonts w:cs="Times New Roman"/>
        </w:rPr>
        <w:t xml:space="preserve"> des vers de terre</w:t>
      </w:r>
      <w:r w:rsidRPr="00F81BC6">
        <w:rPr>
          <w:rFonts w:cs="Times New Roman"/>
        </w:rPr>
        <w:t xml:space="preserve"> entraîneront une altération des services écosystémiques fournis par</w:t>
      </w:r>
      <w:r w:rsidR="00E27DB1" w:rsidRPr="00F81BC6">
        <w:rPr>
          <w:rFonts w:cs="Times New Roman"/>
        </w:rPr>
        <w:t xml:space="preserve"> les </w:t>
      </w:r>
      <w:r w:rsidR="00865159">
        <w:rPr>
          <w:rFonts w:cs="Times New Roman"/>
        </w:rPr>
        <w:t xml:space="preserve">lombriciens </w:t>
      </w:r>
      <w:r w:rsidRPr="00F81BC6">
        <w:rPr>
          <w:rFonts w:cs="Times New Roman"/>
        </w:rPr>
        <w:fldChar w:fldCharType="begin"/>
      </w:r>
      <w:r w:rsidR="00B27DF2">
        <w:rPr>
          <w:rFonts w:cs="Times New Roman"/>
        </w:rPr>
        <w:instrText xml:space="preserve"> ADDIN ZOTERO_ITEM CSL_CITATION {"citationID":"SZF2bIfB","properties":{"formattedCitation":"(Cardinale et al., 2012; Hooper et al., 2012; Van Groenigen et al., 2014)","plainCitation":"(Cardinale et al., 2012; Hooper et al., 2012; Van Groenigen et al., 2014)","noteIndex":0},"citationItems":[{"id":1092,"uris":["http://zotero.org/users/7119014/items/KB97IM4I"],"itemData":{"id":1092,"type":"article-journal","abstract":"Two decades ago the first Earth Summit raised the question of how biological diversity loss alters ecosystem functioning and affects humanity; this Review looks at the progress made towards answering this question.","container-title":"Nature","DOI":"10.1038/nature11148","ISSN":"1476-4687","issue":"7401","language":"en","license":"2012 Springer Nature Limited","note":"number: 7401\npublisher: Nature Publishing Group","page":"59-67","source":"www.nature.com","title":"Biodiversity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A."},{"family":"Kinzig","given":"Ann P."},{"family":"Daily","given":"Gretchen C."},{"family":"Loreau","given":"Michel"},{"family":"Grace","given":"James B."},{"family":"Larigauderie","given":"Anne"},{"family":"Srivastava","given":"Diane S."},{"family":"Naeem","given":"Shahid"}],"issued":{"date-parts":[["2012",6]]}}},{"id":1094,"uris":["http://zotero.org/users/7119014/items/K985LPZS"],"itemData":{"id":1094,"type":"article-journal","abstract":"Although loss of biodiversity is known to cause reduction in ecosystem function, it is not known how this threat compares to other environmental alterations such as climate change; this analysis of the data from over 100 published studies shows that biodiversity loss is as significant as other major drivers of change in ecosystem function.","container-title":"Nature","DOI":"10.1038/nature11118","ISSN":"1476-4687","issue":"7401","language":"en","license":"2012 Springer Nature Limited","note":"number: 7401\npublisher: Nature Publishing Group","page":"105-108","source":"www.nature.com","title":"A global synthesis reveals biodiversity loss as a major driver of ecosystem change","volume":"486","author":[{"family":"Hooper","given":"David U."},{"family":"Adair","given":"E. Carol"},{"family":"Cardinale","given":"Bradley J."},{"family":"Byrnes","given":"Jarrett E. K."},{"family":"Hungate","given":"Bruce A."},{"family":"Matulich","given":"Kristin L."},{"family":"Gonzalez","given":"Andrew"},{"family":"Duffy","given":"J. Emmett"},{"family":"Gamfeldt","given":"Lars"},{"family":"O’Connor","given":"Mary I."}],"issued":{"date-parts":[["2012",6]]}}},{"id":145,"uris":["http://zotero.org/users/7119014/items/C4GREGVA"],"itemData":{"id":145,"type":"article-journal","abstract":"To meet the challenge of feeding a growing world population with minimal environmental impact, we need comprehensive and quantitative knowledge of ecological factors affecting crop production. Earthworms are among the most important soil dwelling invertebrates. Their activity affects both biotic and abiotic soil properties, in turn affecting plant growth. Yet, studies on the effect of earthworm presence on crop yields have not been quantitatively synthesized. Here we show, using meta-analysis, that on average earthworm presence in agroecosystems leads to a 25% increase in crop yield and a 23% increase in aboveground biomass. The magnitude of these effects depends on presence of crop residue, earthworm density and type and rate of fertilization. The positive effects of earthworms become larger when more residue is returned to the soil, but disappear when soil nitrogen availability is high. This suggests that earthworms stimulate plant growth predominantly through releasing nitrogen locked away in residue and soil organic matter. Our results therefore imply that earthworms are of crucial importance to decrease the yield gap of farmers who can't -or won't- use nitrogen fertilizer.","container-title":"Scientific Reports","DOI":"10.1038/srep06365","ISSN":"2045-2322","issue":"1","journalAbbreviation":"Sci Rep","language":"en","license":"2014 The Author(s)","note":"number: 1\npublisher: Nature Publishing Group","page":"6365","source":"www.nature.com","title":"Earthworms increase plant production: a meta-analysis","title-short":"Earthworms increase plant production","volume":"4","author":[{"family":"Van Groenigen","given":"Jan Willem"},{"family":"Lubbers","given":"Ingrid M."},{"family":"Vos","given":"Hannah M. J."},{"family":"Brown","given":"George G."},{"family":"De Deyn","given":"Gerlinde B."},{"family":"Groenigen","given":"Kees Jan","non-dropping-particle":"van"}],"issued":{"date-parts":[["2014",9,15]]}}}],"schema":"https://github.com/citation-style-language/schema/raw/master/csl-citation.json"} </w:instrText>
      </w:r>
      <w:r w:rsidRPr="00F81BC6">
        <w:rPr>
          <w:rFonts w:cs="Times New Roman"/>
        </w:rPr>
        <w:fldChar w:fldCharType="separate"/>
      </w:r>
      <w:r w:rsidR="00B27DF2" w:rsidRPr="00B27DF2">
        <w:rPr>
          <w:rFonts w:cs="Times New Roman"/>
        </w:rPr>
        <w:t>(Cardinale et al., 2012; Hooper et al., 2012; Van Groenigen et al., 2014)</w:t>
      </w:r>
      <w:r w:rsidRPr="00F81BC6">
        <w:rPr>
          <w:rFonts w:cs="Times New Roman"/>
        </w:rPr>
        <w:fldChar w:fldCharType="end"/>
      </w:r>
      <w:r w:rsidRPr="00F81BC6">
        <w:rPr>
          <w:rFonts w:cs="Times New Roman"/>
        </w:rPr>
        <w:t>.</w:t>
      </w:r>
    </w:p>
    <w:p w14:paraId="30DBB39B" w14:textId="0436C157" w:rsidR="0037320E" w:rsidRDefault="005F3BCB" w:rsidP="0000187D">
      <w:pPr>
        <w:rPr>
          <w:rFonts w:cs="Times New Roman"/>
          <w:szCs w:val="24"/>
        </w:rPr>
      </w:pPr>
      <w:r>
        <w:rPr>
          <w:rFonts w:cs="Times New Roman"/>
          <w:szCs w:val="24"/>
        </w:rPr>
        <w:t xml:space="preserve">De </w:t>
      </w:r>
      <w:r w:rsidR="00D82C3A">
        <w:rPr>
          <w:rFonts w:cs="Times New Roman"/>
          <w:szCs w:val="24"/>
        </w:rPr>
        <w:t>nombreuse</w:t>
      </w:r>
      <w:r w:rsidR="008343B2">
        <w:rPr>
          <w:rFonts w:cs="Times New Roman"/>
          <w:szCs w:val="24"/>
        </w:rPr>
        <w:t xml:space="preserve"> études ont </w:t>
      </w:r>
      <w:r w:rsidR="00455A45">
        <w:rPr>
          <w:rFonts w:cs="Times New Roman"/>
          <w:szCs w:val="24"/>
        </w:rPr>
        <w:t>examiné</w:t>
      </w:r>
      <w:r w:rsidR="008343B2">
        <w:rPr>
          <w:rFonts w:cs="Times New Roman"/>
          <w:szCs w:val="24"/>
        </w:rPr>
        <w:t xml:space="preserve"> les effets des </w:t>
      </w:r>
      <w:r w:rsidR="008343B2" w:rsidRPr="00F81BC6">
        <w:rPr>
          <w:rFonts w:cs="Times New Roman"/>
          <w:szCs w:val="24"/>
        </w:rPr>
        <w:t>facteurs anthropiques et environnementaux</w:t>
      </w:r>
      <w:r w:rsidR="005F2D6E">
        <w:rPr>
          <w:rFonts w:cs="Times New Roman"/>
          <w:szCs w:val="24"/>
        </w:rPr>
        <w:t xml:space="preserve"> sur les vers de terre</w:t>
      </w:r>
      <w:r w:rsidR="00084EC6">
        <w:rPr>
          <w:rFonts w:cs="Times New Roman"/>
          <w:szCs w:val="24"/>
        </w:rPr>
        <w:t xml:space="preserve"> à des échelle</w:t>
      </w:r>
      <w:r w:rsidR="00D55224">
        <w:rPr>
          <w:rFonts w:cs="Times New Roman"/>
          <w:szCs w:val="24"/>
        </w:rPr>
        <w:t>s</w:t>
      </w:r>
      <w:r w:rsidR="00084EC6">
        <w:rPr>
          <w:rFonts w:cs="Times New Roman"/>
          <w:szCs w:val="24"/>
        </w:rPr>
        <w:t xml:space="preserve"> </w:t>
      </w:r>
      <w:r w:rsidR="00084EC6" w:rsidRPr="00084EC6">
        <w:rPr>
          <w:rFonts w:cs="Times New Roman"/>
          <w:szCs w:val="24"/>
        </w:rPr>
        <w:t xml:space="preserve">locales </w:t>
      </w:r>
      <w:r w:rsidR="00D55224" w:rsidRPr="00F81BC6">
        <w:rPr>
          <w:rFonts w:cs="Times New Roman"/>
          <w:szCs w:val="24"/>
        </w:rPr>
        <w:fldChar w:fldCharType="begin"/>
      </w:r>
      <w:r w:rsidR="00C073EF">
        <w:rPr>
          <w:rFonts w:cs="Times New Roman"/>
          <w:szCs w:val="24"/>
        </w:rPr>
        <w:instrText xml:space="preserve"> ADDIN ZOTERO_ITEM CSL_CITATION {"citationID":"1dnvonX9","properties":{"unsorted":true,"formattedCitation":"(Pelosi, Pey, et al., 2014; March\\uc0\\u225{}n et al., 2015; Gabriac et al., 2022)","plainCitation":"(Pelosi, Pey, et al., 2014; Marchán et al., 2015; Gabriac et al., 2022)","noteIndex":0},"citationItems":[{"id":169,"uris":["http://zotero.org/users/7119014/items/RI5P2L7I"],"itemData":{"id":169,"type":"article-journal","abstract":"Alternative cropping systems such as conservation agriculture have been implemented to limit the harmful effects of intensive conventional cropping systems. Conservation agriculture is known to modify the structural diversity of earthworm communities, but no data have been reported so far on their functional diversity. Structural and functional indices of community were used to study the effects of different soil tillage intensity on earthworm diversity in arable soils. Field data were collected in four agricultural trials across France representing different soiland climatic conditions. Three types of soil tillage were assessed: plowing, superficial tillage and direct seeding. Earthworm abundance, species richness and ecomorphological group abundance were investigated. Seven functional traits, i.e. body length, body mass/length ratio, epithelium type, cocoon diameter, typhlosolis type, carbon preferences and vertical distribution, were selected according to their hypothesized link with mechanisms of tillage impact. Functional diversity indices were then computed. Soil tillage intensity decreased functional diversity and modified the functional trait profile within the earthworm community whereas neither structural diversity (species number) nor abundance changed with tillage intensity. Differences between plowing and direct seeding were significant in each trial, and superficial tillage often showed intermediate trait values. Regarding ecomorphological groups, anecic abundance was positively influenced by a decrease in soil tillage, contrary to epigeic and endogeic earthworms that showed no response. Tillage acts as an environmental filter, and decreasing its intensity caused a lesser convergence of traits and thus higher functional trait diversity. We demonstrated that a trait-based approach better permitted comparisons of community responses across sites than species number or abundance.","collection-title":"XVI International Colloquium on Soil Zoology &amp; XIII International Colloquium on Apterygota, Coimbra, 2012 – Selected papers","container-title":"Applied Soil Ecology","DOI":"10.1016/j.apsoil.2013.10.005","ISSN":"0929-1393","journalAbbreviation":"Applied Soil Ecology","language":"en","page":"79-87","source":"ScienceDirect","title":"Reducing tillage in cultivated fields increases earthworm functional diversity","volume":"83","author":[{"family":"Pelosi","given":"Céline"},{"family":"Pey","given":"B."},{"family":"Hedde","given":"M."},{"family":"Caro","given":"G."},{"family":"Capowiez","given":"Y."},{"family":"Guernion","given":"M."},{"family":"Peigné","given":"J."},{"family":"Piron","given":"D."},{"family":"Bertrand","given":"M."},{"family":"Cluzeau","given":"D."}],"issued":{"date-parts":[["2014",11,1]]}}},{"id":1003,"uris":["http://zotero.org/users/7119014/items/JV52ZV6I"],"itemData":{"id":1003,"type":"article-journal","abstract":"Studies on spatial patterns of distributions of soil dwelling animals have usually relied on soil micro-variables or statistical analyses based on presence/absence data. Geographic Information Systems (GIS) allow easy access to large-scale variables to build species distribution models. In this study, we used MaxEnt to model the distribution of the endogeic earthworm Hormogaster elisae. Significant differences were found between the predicted suitability values of localities where the species was present and those where it was absent, validating the predictive model. Most of the large-scale training variables showed significant correlation with soil micro-variables known to influence the biology of the species, proving the ability of the model to predict (to an extent) soil variables from environmental ones. The methodology could be extended to other soil fauna.","container-title":"Soil Biology and Biochemistry","DOI":"10.1016/j.soilbio.2014.10.023","ISSN":"0038-0717","journalAbbreviation":"Soil Biology and Biochemistry","page":"124-127","source":"ScienceDirect","title":"Predicting soil micro-variables and the distribution of an endogeic earthworm species through a model based on large-scale variables","volume":"81","author":[{"family":"Marchán","given":"Daniel F."},{"family":"Refoyo","given":"Pablo"},{"family":"Novo","given":"Marta"},{"family":"Fernández","given":"Rosa"},{"family":"Trigo","given":"Dolores"},{"family":"Díaz Cosín","given":"Darío J."}],"issued":{"date-parts":[["2015",2,1]]}},"label":"page"},{"id":997,"uris":["http://zotero.org/users/7119014/items/DLDEC2SW"],"itemData":{"id":997,"type":"article","abstract":"The study of elevational diversity gradients is a central topic in biodiversity research. In this study, we tested for the effect of climate, resource quality and habitat heterogeneity on earthworm communities along an altitudinal gradient and around the treeline in the French Alps. Earthworm communities and environmental properties (i.e. climate, soil properties and vegetation structure and composition) were sampled in six altitudinal stages from 1400 to 2400 m. Results were analysed through multi-table factorial analyses and structural equation modelling. We found average density, biomass and species richness in the range of what is usually reported in comparable ecosystems. We found no monotonic decrease in species richness along the altitudinal gradient, which we explain by the species pool being dominated by taxa with high environmental tolerance and dispersal capacities. Instead, we highlighted the ecotone associated with the treeline as the primary driving factor of earthworm communities: at 1800-2000m altitude, communities were more abundant and diverse, and had a greater variability in body mass. This result was largely explained by the structure and composition of the vegetation, whereas soil and climate appeared to have only indirect effects. Therefore, the treeline effect on earthworm communities can be explained both by the effect of environmental heterogeneity and of trophic resource quality which increases at the ecotone level.","DOI":"10.1101/2022.10.13.512055","language":"en","license":"© 2022, Posted by Cold Spring Harbor Laboratory. The copyright holder for this pre-print is the author. All rights reserved. The material may not be redistributed, re-used or adapted without the author's permission.","note":"page: 2022.10.13.512055\nsection: New Results","publisher":"bioRxiv","source":"bioRxiv","title":"Environmental drivers of earthworm communities along an altitudinal gradient in the French Alps","URL":"https://www.biorxiv.org/content/10.1101/2022.10.13.512055v1","author":[{"family":"Gabriac","given":"Quentin"},{"family":"Ganault","given":"Pierre"},{"family":"Barois","given":"Isabelle"},{"family":"Aranda-Delgado","given":"Eduardo"},{"family":"Cimetière","given":"Elisa"},{"family":"Cortet","given":"Jérôme"},{"family":"Gautier","given":"Montan"},{"family":"Hedde","given":"Mickaël"},{"family":"Marchán","given":"Daniel F."},{"family":"Reyes","given":"José Carlos Pimentel"},{"family":"Stokes","given":"Alexia"},{"family":"Decaëns","given":"Thibaud"}],"accessed":{"date-parts":[["2024",1,17]]},"issued":{"date-parts":[["2022",10,17]]}}}],"schema":"https://github.com/citation-style-language/schema/raw/master/csl-citation.json"} </w:instrText>
      </w:r>
      <w:r w:rsidR="00D55224" w:rsidRPr="00F81BC6">
        <w:rPr>
          <w:rFonts w:cs="Times New Roman"/>
          <w:szCs w:val="24"/>
        </w:rPr>
        <w:fldChar w:fldCharType="separate"/>
      </w:r>
      <w:r w:rsidR="00C073EF" w:rsidRPr="00C073EF">
        <w:rPr>
          <w:rFonts w:cs="Times New Roman"/>
          <w:kern w:val="0"/>
        </w:rPr>
        <w:t>(Pelosi, Pey, et al., 2014; Marchán et al., 2015; Gabriac et al., 2022)</w:t>
      </w:r>
      <w:r w:rsidR="00D55224" w:rsidRPr="00F81BC6">
        <w:rPr>
          <w:rFonts w:cs="Times New Roman"/>
          <w:szCs w:val="24"/>
        </w:rPr>
        <w:fldChar w:fldCharType="end"/>
      </w:r>
      <w:r w:rsidR="00D55224" w:rsidRPr="00F81BC6">
        <w:rPr>
          <w:rFonts w:cs="Times New Roman"/>
          <w:szCs w:val="24"/>
        </w:rPr>
        <w:t xml:space="preserve"> et régionale</w:t>
      </w:r>
      <w:r w:rsidR="00EA5663">
        <w:rPr>
          <w:rFonts w:cs="Times New Roman"/>
          <w:szCs w:val="24"/>
        </w:rPr>
        <w:t>s</w:t>
      </w:r>
      <w:r w:rsidR="00D55224" w:rsidRPr="00F81BC6">
        <w:rPr>
          <w:rFonts w:cs="Times New Roman"/>
          <w:szCs w:val="24"/>
        </w:rPr>
        <w:t xml:space="preserve"> </w:t>
      </w:r>
      <w:r w:rsidR="00D55224" w:rsidRPr="00F81BC6">
        <w:rPr>
          <w:rFonts w:cs="Times New Roman"/>
          <w:szCs w:val="24"/>
        </w:rPr>
        <w:fldChar w:fldCharType="begin"/>
      </w:r>
      <w:r w:rsidR="00D82C3A">
        <w:rPr>
          <w:rFonts w:cs="Times New Roman"/>
          <w:szCs w:val="24"/>
        </w:rPr>
        <w:instrText xml:space="preserve"> ADDIN ZOTERO_ITEM CSL_CITATION {"citationID":"7gviJEyw","properties":{"unsorted":true,"formattedCitation":"(March\\uc0\\u225{}n et al., 2016, 2021; March\\uc0\\u225{}n &amp; Dom\\uc0\\u237{}nguez, 2022; Diallo et al., 2023)","plainCitation":"(Marchán et al., 2016, 2021; Marchán &amp; Domínguez, 2022; Diallo et al., 2023)","noteIndex":0},"citationItems":[{"id":1053,"uris":["http://zotero.org/users/7119014/items/PUHIMJ58"],"itemData":{"id":1053,"type":"article-journal","abstract":"Ecological Niche Modeling (ENM) through MaxEnt and quantitative comparison techniques using ENMtools could facilitate ecological inferences in problematic soil dwelling taxa. Despite its ecological relevance in the Western Mediterranean basin, the ecology of the endemic family Hormogastridae (Annelida, Oligochaeta) is poorly known. Applying this comparative approach to the main clades of Hormogastridae would allow a better understanding of their ecological preferences and differences. One hundred twenty-four occurrence data belonging to four clades within this earthworm family were used as input to infer separate MaxEnt models, including seven predictor variables. Niche breadth, niche overlap and identity tests were calculated in ENMtools; a spatial Principal Components Analysis (sPCA) was performed to contrast with the realized niches. The highly suitable predicted ranges varied in their ability to reflect the known distribution of the clades. The different analyses pointed towards different ecological preferences and significant ecological divergence in the four above-mentioned clades. These results are an example of wide-scale ecological inferences for soil fauna made possible by this promising methodology, and show how ecological characterization of relevant taxonomic units could be a useful support for systematic revisions.","container-title":"European Journal of Soil Biology","DOI":"10.1016/j.ejsobi.2016.05.003","ISSN":"1164-5563","journalAbbreviation":"European Journal of Soil Biology","page":"115-122","source":"ScienceDirect","title":"Macroecological inferences on soil fauna through comparative niche modeling: The case of Hormogastridae (Annelida, Oligochaeta)","title-short":"Macroecological inferences on soil fauna through comparative niche modeling","volume":"75","author":[{"family":"Marchán","given":"Daniel F."},{"family":"Refoyo","given":"Pablo"},{"family":"Fernández","given":"Rosa"},{"family":"Novo","given":"Marta"},{"family":"Sosa","given":"Irene","non-dropping-particle":"de"},{"family":"Díaz Cosín","given":"Darío J."}],"issued":{"date-parts":[["2016",7,1]]}}},{"id":1047,"uris":["http://zotero.org/users/7119014/items/8ENHPEXA"],"itemData":{"id":1047,"type":"article-journal","abstract":"The historical biogeography of the Lumbricidae, the main Palearctic earthworm family, may be linked to the paleogeography of their putative ancestral range in Iberia–southeastern France–Corsica–Sardinia. Although molecular phylogenetics has recently been used to analyze most endemic genera in this area, the genus Kritodrilus has not yet been studied. The generotype Kritodrilus calarensis and other closely related species inhabit southeastern France. However, other species from the Iberian Peninsula (e.g., Kr. osellai) have been assigned to Kritodrilus, the same for the Vindobonic (Hungarian–Austrian–Czech–Slovakian) Dendrobaena mrazeki. In order to unravel the paleobiogeographic, evolutionary, and taxonomic significance of Kritodrilus, the aforementioned species (and three potential relatives) were sequenced for seven molecular markers. Molecular phylogenetic inference recovered a clade of French Kritodrilus (including Et. setusmontanus) closely related to the Northwestern Iberian Galiciandrilus and Compostelandrilus, the latter being a sister clade to the Vindobonic species (described as a new genus). Time-calibrated phylogenetic inference estimated that these three clades diverged around 55 Ma. Ecological niche models for these clades were mainly influenced by the same environmental variables, but showed non-overlapping highly suitable areas (except for Kritodrilus). Ancestral area reconstruction inferred the origin of the Lumbricidae in Corsica–Sardinia and the Iberian Peninsula, with eventual expansion eastwards toward France, Central Europe, and the Carpato-Balkanic area. For Kritodrilus and its relatives, this expansion may have been contemporaneous with the Paleocene–Eocene thermal maximum. Later climatic changes may explain the strikingly disjunct ranges. This work highlights the evolutionary and biogeographic significance of these isolated earthworm lineages and the importance of their preservation.","container-title":"Journal of Zoological Systematics and Evolutionary Research","DOI":"10.1111/jzs.12514","ISSN":"1439-0469","issue":"8","language":"en","license":"© 2021 Wiley-VCH GmbH","note":"_eprint: https://onlinelibrary.wiley.com/doi/pdf/10.1111/jzs.12514","page":"1703-1717","source":"Wiley Online Library","title":"The disjunct distribution of relict earthworm genera clarifies the early historical biogeography of the Lumbricidae (Crassiclitellata, Annelida)","volume":"59","author":[{"family":"Marchán","given":"Daniel F."},{"family":"Csuzdi","given":"Csaba"},{"family":"Decaëns","given":"Thibaud"},{"family":"Szederjesi","given":"Timea"},{"family":"Pizl","given":"Vaclav"},{"family":"Domínguez","given":"Jorge"}],"issued":{"date-parts":[["2021"]]}}},{"id":999,"uris":["http://zotero.org/users/7119014/items/FUPHVLK9"],"itemData":{"id":999,"type":"article-journal","abstract":"In spite of the high conservation value of soil fauna, the evaluation of their conservation status has usually been neglected. This is more evident for earthworms, one of the most important ecosystem service providers in temperate habitats but rarely the subject of conservation research. These studies have not been developed in Western Europe, which comprises high diversity and several early-branching, relic genera. One potentially menaced representative of this fauna is Compostelandrilus cyaneus; this risk can be assessed by implementing potential distribution modeling and genetic diversity monitoring to their known populations. Genetic barcoding was performed in representatives of four populations (three of them newly sampled) in order to estimate genetic diversity and population genetics parameters. Ensemble species distribution models were built by combining several algorithms and using the five more relevant bioclimatic and soil variables as predictors. A large amount of genetic diversity was found in a small area of less than 20 km2, with populations located in less managed, better-preserved habitats showing higher genetic variability than populations isolated from natural habitats and surrounded by anthropic habitats. Potential distribution appears to be strongly restricted at a regional scale, and suitable habitats within the extent of occurrence appear fragmented and relatively limited. In addition, the main variables determining the ecological niche of C. cyaneus suggests a vulnerability to climate change and increasing soil compaction. Based on this knowledge, this species was assessed as Critically Endangered following the IUCN Red List of Threatened Species criteria, and some potential conservation actions are suggested.","container-title":"Genes","DOI":"10.3390/genes13020337","ISSN":"2073-4425","issue":"2","language":"en","license":"http://creativecommons.org/licenses/by/3.0/","note":"number: 2\npublisher: Multidisciplinary Digital Publishing Institute","page":"337","source":"www.mdpi.com","title":"Evaluating the Conservation Status of a North-Western Iberian Earthworm (Compostelandrilus cyaneus) with Insight into Its Genetic Diversity and Ecological Preferences","volume":"13","author":[{"family":"Marchán","given":"Daniel F."},{"family":"Domínguez","given":"Jorge"}],"issued":{"date-parts":[["2022",2]]}}},{"id":245,"uris":["http://zotero.org/users/7119014/items/ELLWPHW8"],"itemData":{"id":245,"type":"article-journal","abstract":"Earthworm communities are subjected to a great variety of agricultural practices in cropping systems. Most studies that focus on the impacts of agricultural practices on earthworm communities have been carried out on a small combination of practices (e.g., tillage, pesticides, fertilization…) while their simultaneous effects in the field remain little known. In this context, the aim of the present study was to jointly evaluate the effects of (i) tillage (ploughing vs reduced tillage), (ii) fertilization (mineral and organic) and (iii) pesticide applications (herbicides and a combination of insecticides, fungicides and molluscicides) on earthworm communities. Abundance, biomass and richness of earthworm communities were monitored for four consecutive years (2017 to 2020) on a network of 26 fields where annual crops are cultivated, in Brittany (France). The results of this medium-term multifactorial study highlighted that tillage was the most influential agricultural practice on earthworms, followed respectively by fertilization and pesticides application. Our study demonstrated that ploughing was more detrimental to earthworm biomass and richness than to earthworm abundance. Compared to reduced tillage, plough decreased earthworm richness by 1.2-fold, total earthworm biomass by 1.6-fold, Aporrectodea anecic biomass and abundance by respectively 2.7-fold and 2.8-fold. Increased mineral fertilization increased epigeic abundance and biomass as well as Lumbricus anecic biomass. In contrast, organic fertilization did not affect any earthworm community parameters. Increase use of insecticides, fungicides and molluscicides decreased the biomass of Aporrectodea anecic earthworms. Finally, endogeic earthworms have not been impacted by any agricultural practices. To move towards sustainable agriculture, it is necessary to adapt crop management in order to preserve the ecosystem services provided by soil biodiversity, in particular earthworms.","container-title":"Applied Soil Ecology","DOI":"10.1016/j.apsoil.2023.105073","ISSN":"0929-1393","journalAbbreviation":"Applied Soil Ecology","language":"en","license":"All rights reserved","page":"105073","source":"ScienceDirect","title":"Combined effects of annual crop agricultural practices on earthworm communities","volume":"192","author":[{"family":"Diallo","given":"Abdourahmane"},{"family":"Hoeffner","given":"Kevin"},{"family":"Guillocheau","given":"Sarah"},{"family":"Sorgniard","given":"Pierrick"},{"family":"Cluzeau","given":"Daniel"}],"issued":{"date-parts":[["2023",12,1]]}}}],"schema":"https://github.com/citation-style-language/schema/raw/master/csl-citation.json"} </w:instrText>
      </w:r>
      <w:r w:rsidR="00D55224" w:rsidRPr="00F81BC6">
        <w:rPr>
          <w:rFonts w:cs="Times New Roman"/>
          <w:szCs w:val="24"/>
        </w:rPr>
        <w:fldChar w:fldCharType="separate"/>
      </w:r>
      <w:r w:rsidR="00D82C3A" w:rsidRPr="00D82C3A">
        <w:rPr>
          <w:rFonts w:cs="Times New Roman"/>
          <w:kern w:val="0"/>
        </w:rPr>
        <w:t>(Marchán et al., 2016, 2021; Marchán &amp; Domínguez, 2022; Diallo et al., 2023)</w:t>
      </w:r>
      <w:r w:rsidR="00D55224" w:rsidRPr="00F81BC6">
        <w:rPr>
          <w:rFonts w:cs="Times New Roman"/>
          <w:szCs w:val="24"/>
        </w:rPr>
        <w:fldChar w:fldCharType="end"/>
      </w:r>
      <w:r w:rsidR="00D55224" w:rsidRPr="00F81BC6">
        <w:rPr>
          <w:rFonts w:cs="Times New Roman"/>
          <w:szCs w:val="24"/>
        </w:rPr>
        <w:t>.</w:t>
      </w:r>
      <w:r w:rsidR="0002155E">
        <w:rPr>
          <w:rFonts w:cs="Times New Roman"/>
          <w:szCs w:val="24"/>
        </w:rPr>
        <w:t xml:space="preserve"> </w:t>
      </w:r>
      <w:r w:rsidR="0037320E" w:rsidRPr="00F81BC6">
        <w:rPr>
          <w:rFonts w:cs="Times New Roman"/>
          <w:szCs w:val="24"/>
        </w:rPr>
        <w:t xml:space="preserve">Cependant, peu d’études se sont concentrées sur les effets des facteurs environnementaux et anthropiques qui influencent </w:t>
      </w:r>
      <w:r w:rsidR="00432315" w:rsidRPr="00F81BC6">
        <w:rPr>
          <w:rFonts w:cs="Times New Roman"/>
          <w:szCs w:val="24"/>
        </w:rPr>
        <w:t xml:space="preserve">la </w:t>
      </w:r>
      <w:r w:rsidR="0037320E" w:rsidRPr="00F81BC6">
        <w:rPr>
          <w:rFonts w:cs="Times New Roman"/>
          <w:szCs w:val="24"/>
        </w:rPr>
        <w:t xml:space="preserve">biodiversité et </w:t>
      </w:r>
      <w:r w:rsidR="00432315" w:rsidRPr="00F81BC6">
        <w:rPr>
          <w:rFonts w:cs="Times New Roman"/>
          <w:szCs w:val="24"/>
        </w:rPr>
        <w:t xml:space="preserve">la </w:t>
      </w:r>
      <w:r w:rsidR="0037320E" w:rsidRPr="00F81BC6">
        <w:rPr>
          <w:rFonts w:cs="Times New Roman"/>
          <w:szCs w:val="24"/>
        </w:rPr>
        <w:t>répartition</w:t>
      </w:r>
      <w:r w:rsidR="00432315" w:rsidRPr="00F81BC6">
        <w:rPr>
          <w:rFonts w:cs="Times New Roman"/>
          <w:szCs w:val="24"/>
        </w:rPr>
        <w:t xml:space="preserve"> des vers de terre</w:t>
      </w:r>
      <w:r w:rsidR="0037320E" w:rsidRPr="00F81BC6">
        <w:rPr>
          <w:rFonts w:cs="Times New Roman"/>
          <w:szCs w:val="24"/>
        </w:rPr>
        <w:t xml:space="preserve"> à des échelles plus larges, c’est-à-dire </w:t>
      </w:r>
      <w:r w:rsidR="00A0125B" w:rsidRPr="00F81BC6">
        <w:rPr>
          <w:rFonts w:cs="Times New Roman"/>
          <w:szCs w:val="24"/>
        </w:rPr>
        <w:t>suprarégionale</w:t>
      </w:r>
      <w:r w:rsidR="0037320E" w:rsidRPr="00F81BC6">
        <w:rPr>
          <w:rFonts w:cs="Times New Roman"/>
          <w:szCs w:val="24"/>
        </w:rPr>
        <w:t xml:space="preserve"> ou national</w:t>
      </w:r>
      <w:r w:rsidR="00A0125B" w:rsidRPr="00F81BC6">
        <w:rPr>
          <w:rFonts w:cs="Times New Roman"/>
          <w:szCs w:val="24"/>
        </w:rPr>
        <w:t>e</w:t>
      </w:r>
      <w:r w:rsidR="0037320E" w:rsidRPr="00F81BC6">
        <w:rPr>
          <w:rFonts w:cs="Times New Roman"/>
          <w:szCs w:val="24"/>
        </w:rPr>
        <w:t xml:space="preserve"> </w:t>
      </w:r>
      <w:r w:rsidR="0037320E" w:rsidRPr="00F81BC6">
        <w:rPr>
          <w:rFonts w:cs="Times New Roman"/>
          <w:szCs w:val="24"/>
        </w:rPr>
        <w:fldChar w:fldCharType="begin"/>
      </w:r>
      <w:r w:rsidR="00390E77">
        <w:rPr>
          <w:rFonts w:cs="Times New Roman"/>
          <w:szCs w:val="24"/>
        </w:rPr>
        <w:instrText xml:space="preserve"> ADDIN ZOTERO_ITEM CSL_CITATION {"citationID":"DVtBb4fF","properties":{"formattedCitation":"(Fourcade &amp; Vercauteren, 2022; Salako et al., 2023; Zeiss et al., 2024)","plainCitation":"(Fourcade &amp; Vercauteren, 2022; Salako et al., 2023; Zeiss et al., 2024)","noteIndex":0},"citationItems":[{"id":1011,"uris":["http://zotero.org/users/7119014/items/QD53Q9Y6"],"itemData":{"id":1011,"type":"article-journal","abstract":"Aim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37320E" w:rsidRPr="00F81BC6">
        <w:rPr>
          <w:rFonts w:cs="Times New Roman"/>
          <w:szCs w:val="24"/>
        </w:rPr>
        <w:fldChar w:fldCharType="separate"/>
      </w:r>
      <w:r w:rsidR="00390E77" w:rsidRPr="00390E77">
        <w:rPr>
          <w:rFonts w:cs="Times New Roman"/>
        </w:rPr>
        <w:t>(Fourcade &amp; Vercauteren, 2022; Salako et al., 2023; Zeiss et al., 2024)</w:t>
      </w:r>
      <w:r w:rsidR="0037320E" w:rsidRPr="00F81BC6">
        <w:rPr>
          <w:rFonts w:cs="Times New Roman"/>
          <w:szCs w:val="24"/>
        </w:rPr>
        <w:fldChar w:fldCharType="end"/>
      </w:r>
      <w:r w:rsidR="0037320E" w:rsidRPr="00F81BC6">
        <w:rPr>
          <w:rFonts w:cs="Times New Roman"/>
          <w:szCs w:val="24"/>
        </w:rPr>
        <w:t>. Les raisons qui peuvent expliquer ce manque de connaissances sont la faible disponibilité des données à l’échelle des pays</w:t>
      </w:r>
      <w:r w:rsidR="00390E77">
        <w:rPr>
          <w:rFonts w:cs="Times New Roman"/>
          <w:szCs w:val="24"/>
        </w:rPr>
        <w:t xml:space="preserve"> ou des contine</w:t>
      </w:r>
      <w:r w:rsidR="00416EDA">
        <w:rPr>
          <w:rFonts w:cs="Times New Roman"/>
          <w:szCs w:val="24"/>
        </w:rPr>
        <w:t>nts</w:t>
      </w:r>
      <w:r w:rsidR="0037320E" w:rsidRPr="00F81BC6">
        <w:rPr>
          <w:rFonts w:cs="Times New Roman"/>
          <w:szCs w:val="24"/>
        </w:rPr>
        <w:t xml:space="preserve">, </w:t>
      </w:r>
      <w:r w:rsidR="006D32F6">
        <w:rPr>
          <w:rFonts w:cs="Times New Roman"/>
          <w:szCs w:val="24"/>
        </w:rPr>
        <w:t>l</w:t>
      </w:r>
      <w:r w:rsidR="0037320E" w:rsidRPr="00F81BC6">
        <w:rPr>
          <w:rFonts w:cs="Times New Roman"/>
          <w:szCs w:val="24"/>
        </w:rPr>
        <w:t xml:space="preserve">es incohérences taxonomiques et </w:t>
      </w:r>
      <w:r w:rsidR="006D32F6">
        <w:rPr>
          <w:rFonts w:cs="Times New Roman"/>
          <w:szCs w:val="24"/>
        </w:rPr>
        <w:t>l</w:t>
      </w:r>
      <w:r w:rsidR="0037320E" w:rsidRPr="00F81BC6">
        <w:rPr>
          <w:rFonts w:cs="Times New Roman"/>
          <w:szCs w:val="24"/>
        </w:rPr>
        <w:t>es difficultés pour fusionner les bases de données existantes (</w:t>
      </w:r>
      <w:r w:rsidR="0037320E" w:rsidRPr="00F81BC6">
        <w:rPr>
          <w:rFonts w:cs="Times New Roman"/>
          <w:szCs w:val="24"/>
        </w:rPr>
        <w:fldChar w:fldCharType="begin"/>
      </w:r>
      <w:r w:rsidR="0037320E" w:rsidRPr="00F81BC6">
        <w:rPr>
          <w:rFonts w:cs="Times New Roman"/>
          <w:szCs w:val="24"/>
        </w:rPr>
        <w:instrText xml:space="preserve"> ADDIN ZOTERO_ITEM CSL_CITATION {"citationID":"i47Shkhh","properties":{"formattedCitation":"(Rutgers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Rutgers et al. 2016)</w:t>
      </w:r>
      <w:r w:rsidR="0037320E" w:rsidRPr="00F81BC6">
        <w:rPr>
          <w:rFonts w:cs="Times New Roman"/>
          <w:szCs w:val="24"/>
        </w:rPr>
        <w:fldChar w:fldCharType="end"/>
      </w:r>
      <w:r w:rsidR="0037320E" w:rsidRPr="00F81BC6">
        <w:rPr>
          <w:rFonts w:cs="Times New Roman"/>
          <w:szCs w:val="24"/>
        </w:rPr>
        <w:t>. L</w:t>
      </w:r>
      <w:r w:rsidR="003B50FD" w:rsidRPr="00F81BC6">
        <w:rPr>
          <w:rFonts w:cs="Times New Roman"/>
          <w:szCs w:val="24"/>
        </w:rPr>
        <w:t xml:space="preserve">e premier travail </w:t>
      </w:r>
      <w:r w:rsidR="0037320E" w:rsidRPr="00F81BC6">
        <w:rPr>
          <w:rFonts w:cs="Times New Roman"/>
          <w:szCs w:val="24"/>
        </w:rPr>
        <w:t xml:space="preserve">réalisés à </w:t>
      </w:r>
      <w:r w:rsidR="00A0125B" w:rsidRPr="00F81BC6">
        <w:rPr>
          <w:rFonts w:cs="Times New Roman"/>
          <w:szCs w:val="24"/>
        </w:rPr>
        <w:t>une</w:t>
      </w:r>
      <w:r w:rsidR="0037320E" w:rsidRPr="00F81BC6">
        <w:rPr>
          <w:rFonts w:cs="Times New Roman"/>
          <w:szCs w:val="24"/>
        </w:rPr>
        <w:t xml:space="preserve"> échelle continentale a été effectué par </w:t>
      </w:r>
      <w:r w:rsidR="0037320E" w:rsidRPr="00F81BC6">
        <w:rPr>
          <w:rFonts w:cs="Times New Roman"/>
          <w:szCs w:val="24"/>
        </w:rPr>
        <w:fldChar w:fldCharType="begin"/>
      </w:r>
      <w:r w:rsidR="0037320E" w:rsidRPr="00F81BC6">
        <w:rPr>
          <w:rFonts w:cs="Times New Roman"/>
          <w:szCs w:val="24"/>
        </w:rPr>
        <w:instrText xml:space="preserve"> ADDIN ZOTERO_ITEM CSL_CITATION {"citationID":"GxB4shci","properties":{"formattedCitation":"(Rutgers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Rutgers et al. (2016)</w:t>
      </w:r>
      <w:r w:rsidR="0037320E" w:rsidRPr="00F81BC6">
        <w:rPr>
          <w:rFonts w:cs="Times New Roman"/>
          <w:szCs w:val="24"/>
        </w:rPr>
        <w:fldChar w:fldCharType="end"/>
      </w:r>
      <w:r w:rsidR="00A0125B" w:rsidRPr="00F81BC6">
        <w:rPr>
          <w:rFonts w:cs="Times New Roman"/>
          <w:szCs w:val="24"/>
        </w:rPr>
        <w:t>,</w:t>
      </w:r>
      <w:r w:rsidR="0037320E" w:rsidRPr="00F81BC6">
        <w:rPr>
          <w:rFonts w:cs="Times New Roman"/>
          <w:szCs w:val="24"/>
        </w:rPr>
        <w:t xml:space="preserve"> qui </w:t>
      </w:r>
      <w:r w:rsidR="00FD03FC">
        <w:rPr>
          <w:rFonts w:cs="Times New Roman"/>
          <w:szCs w:val="24"/>
        </w:rPr>
        <w:t>ont c</w:t>
      </w:r>
      <w:r w:rsidR="00FD03FC" w:rsidRPr="00FD03FC">
        <w:rPr>
          <w:rFonts w:cs="Times New Roman"/>
          <w:szCs w:val="24"/>
        </w:rPr>
        <w:t xml:space="preserve">artographie </w:t>
      </w:r>
      <w:r w:rsidR="00F77631">
        <w:rPr>
          <w:rFonts w:cs="Times New Roman"/>
          <w:szCs w:val="24"/>
        </w:rPr>
        <w:t>la</w:t>
      </w:r>
      <w:r w:rsidR="00FD03FC" w:rsidRPr="00FD03FC">
        <w:rPr>
          <w:rFonts w:cs="Times New Roman"/>
          <w:szCs w:val="24"/>
        </w:rPr>
        <w:t xml:space="preserve"> communauté de vers de terre </w:t>
      </w:r>
      <w:r w:rsidR="0037320E" w:rsidRPr="00F81BC6">
        <w:rPr>
          <w:rFonts w:cs="Times New Roman"/>
          <w:szCs w:val="24"/>
        </w:rPr>
        <w:t xml:space="preserve">sur 3838 sites échantillonnés dans 8 pays d’Europe. </w:t>
      </w:r>
      <w:r w:rsidR="00A056D4">
        <w:rPr>
          <w:rFonts w:cs="Times New Roman"/>
          <w:szCs w:val="24"/>
        </w:rPr>
        <w:t>Ils ont observé</w:t>
      </w:r>
      <w:r w:rsidR="009F5DFA">
        <w:rPr>
          <w:rFonts w:cs="Times New Roman"/>
          <w:szCs w:val="24"/>
        </w:rPr>
        <w:t xml:space="preserve"> </w:t>
      </w:r>
      <w:r w:rsidR="00A11A24">
        <w:rPr>
          <w:rFonts w:cs="Times New Roman"/>
          <w:szCs w:val="24"/>
        </w:rPr>
        <w:t xml:space="preserve">que l’abondance et </w:t>
      </w:r>
      <w:r w:rsidR="007B03B3">
        <w:rPr>
          <w:rFonts w:cs="Times New Roman"/>
          <w:szCs w:val="24"/>
        </w:rPr>
        <w:t xml:space="preserve">la richesse des vers de terre été affecté par </w:t>
      </w:r>
      <w:r w:rsidR="002D625B">
        <w:rPr>
          <w:rFonts w:cs="Times New Roman"/>
          <w:szCs w:val="24"/>
        </w:rPr>
        <w:t>l’occupation du sol, les propriété</w:t>
      </w:r>
      <w:r w:rsidR="009F2D25">
        <w:rPr>
          <w:rFonts w:cs="Times New Roman"/>
          <w:szCs w:val="24"/>
        </w:rPr>
        <w:t>s</w:t>
      </w:r>
      <w:r w:rsidR="002D625B">
        <w:rPr>
          <w:rFonts w:cs="Times New Roman"/>
          <w:szCs w:val="24"/>
        </w:rPr>
        <w:t xml:space="preserve"> du sol</w:t>
      </w:r>
      <w:r w:rsidR="00F025AB">
        <w:rPr>
          <w:rFonts w:cs="Times New Roman"/>
          <w:szCs w:val="24"/>
        </w:rPr>
        <w:t xml:space="preserve"> (pH, matière</w:t>
      </w:r>
      <w:r w:rsidR="009F2D25">
        <w:rPr>
          <w:rFonts w:cs="Times New Roman"/>
          <w:szCs w:val="24"/>
        </w:rPr>
        <w:t>s</w:t>
      </w:r>
      <w:r w:rsidR="00F025AB">
        <w:rPr>
          <w:rFonts w:cs="Times New Roman"/>
          <w:szCs w:val="24"/>
        </w:rPr>
        <w:t xml:space="preserve"> organique</w:t>
      </w:r>
      <w:r w:rsidR="009F2D25">
        <w:rPr>
          <w:rFonts w:cs="Times New Roman"/>
          <w:szCs w:val="24"/>
        </w:rPr>
        <w:t>s</w:t>
      </w:r>
      <w:r w:rsidR="00F025AB">
        <w:rPr>
          <w:rFonts w:cs="Times New Roman"/>
          <w:szCs w:val="24"/>
        </w:rPr>
        <w:t xml:space="preserve"> et texture</w:t>
      </w:r>
      <w:r w:rsidR="009F2D25">
        <w:rPr>
          <w:rFonts w:cs="Times New Roman"/>
          <w:szCs w:val="24"/>
        </w:rPr>
        <w:t>s</w:t>
      </w:r>
      <w:r w:rsidR="00F025AB">
        <w:rPr>
          <w:rFonts w:cs="Times New Roman"/>
          <w:szCs w:val="24"/>
        </w:rPr>
        <w:t>)</w:t>
      </w:r>
      <w:r w:rsidR="00BD4640">
        <w:rPr>
          <w:rFonts w:cs="Times New Roman"/>
          <w:szCs w:val="24"/>
        </w:rPr>
        <w:t xml:space="preserve"> et </w:t>
      </w:r>
      <w:r w:rsidR="005D1296">
        <w:rPr>
          <w:rFonts w:cs="Times New Roman"/>
          <w:szCs w:val="24"/>
        </w:rPr>
        <w:t>la latitude.</w:t>
      </w:r>
      <w:r w:rsidR="004C3B89">
        <w:rPr>
          <w:rFonts w:cs="Times New Roman"/>
          <w:szCs w:val="24"/>
        </w:rPr>
        <w:t xml:space="preserve"> </w:t>
      </w:r>
      <w:r w:rsidR="0037320E" w:rsidRPr="00F81BC6">
        <w:rPr>
          <w:rFonts w:cs="Times New Roman"/>
          <w:szCs w:val="24"/>
        </w:rPr>
        <w:t xml:space="preserve">Récemment, une autre étude réalisée par </w:t>
      </w:r>
      <w:r w:rsidR="0037320E" w:rsidRPr="00F81BC6">
        <w:rPr>
          <w:rFonts w:cs="Times New Roman"/>
          <w:szCs w:val="24"/>
        </w:rPr>
        <w:fldChar w:fldCharType="begin"/>
      </w:r>
      <w:r w:rsidR="0037320E" w:rsidRPr="00F81BC6">
        <w:rPr>
          <w:rFonts w:cs="Times New Roman"/>
          <w:szCs w:val="24"/>
        </w:rPr>
        <w:instrText xml:space="preserve"> ADDIN ZOTERO_ITEM CSL_CITATION {"citationID":"yTL7XPzT","properties":{"formattedCitation":"(Phillips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Phillips et al. (2019)</w:t>
      </w:r>
      <w:r w:rsidR="0037320E" w:rsidRPr="00F81BC6">
        <w:rPr>
          <w:rFonts w:cs="Times New Roman"/>
          <w:szCs w:val="24"/>
        </w:rPr>
        <w:fldChar w:fldCharType="end"/>
      </w:r>
      <w:r w:rsidR="0037320E" w:rsidRPr="00F81BC6">
        <w:rPr>
          <w:rFonts w:cs="Times New Roman"/>
          <w:szCs w:val="24"/>
        </w:rPr>
        <w:t xml:space="preserve"> </w:t>
      </w:r>
      <w:r w:rsidR="00164953" w:rsidRPr="00F81BC6">
        <w:rPr>
          <w:rFonts w:cs="Times New Roman"/>
          <w:szCs w:val="24"/>
        </w:rPr>
        <w:t>sur</w:t>
      </w:r>
      <w:r w:rsidR="00312E6B" w:rsidRPr="00F81BC6">
        <w:rPr>
          <w:rFonts w:cs="Times New Roman"/>
          <w:szCs w:val="24"/>
        </w:rPr>
        <w:t xml:space="preserve"> 9212 sites </w:t>
      </w:r>
      <w:r w:rsidR="00FB32F9" w:rsidRPr="00F81BC6">
        <w:rPr>
          <w:rFonts w:cs="Times New Roman"/>
          <w:szCs w:val="24"/>
        </w:rPr>
        <w:t>répartis</w:t>
      </w:r>
      <w:r w:rsidR="00312E6B" w:rsidRPr="00F81BC6">
        <w:rPr>
          <w:rFonts w:cs="Times New Roman"/>
          <w:szCs w:val="24"/>
        </w:rPr>
        <w:t xml:space="preserve"> dans 57 pays</w:t>
      </w:r>
      <w:r w:rsidR="00164953" w:rsidRPr="00F81BC6">
        <w:rPr>
          <w:rFonts w:cs="Times New Roman"/>
          <w:szCs w:val="24"/>
        </w:rPr>
        <w:t xml:space="preserve"> </w:t>
      </w:r>
      <w:r w:rsidR="0037320E" w:rsidRPr="00F81BC6">
        <w:rPr>
          <w:rFonts w:cs="Times New Roman"/>
          <w:szCs w:val="24"/>
        </w:rPr>
        <w:t xml:space="preserve">a démontré que les facteurs climatiques et le type d’habitat sont les filtres environnementaux les plus importants dans l’altération des paramètres lombriciens. Toutefois, leurs études sont limitées par l’utilisation d’un seul type d’algorithme de modélisation prédictive : des modèles linéaires généralisés pour </w:t>
      </w:r>
      <w:r w:rsidR="0037320E" w:rsidRPr="00F81BC6">
        <w:rPr>
          <w:rFonts w:cs="Times New Roman"/>
          <w:szCs w:val="24"/>
        </w:rPr>
        <w:fldChar w:fldCharType="begin"/>
      </w:r>
      <w:r w:rsidR="0037320E" w:rsidRPr="00F81BC6">
        <w:rPr>
          <w:rFonts w:cs="Times New Roman"/>
          <w:szCs w:val="24"/>
        </w:rPr>
        <w:instrText xml:space="preserve"> ADDIN ZOTERO_ITEM CSL_CITATION {"citationID":"rpOrZVXG","properties":{"formattedCitation":"(Rutgers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 xml:space="preserve">Rutgers </w:t>
      </w:r>
      <w:r w:rsidR="0037320E" w:rsidRPr="00F81BC6">
        <w:rPr>
          <w:rFonts w:cs="Times New Roman"/>
          <w:szCs w:val="24"/>
        </w:rPr>
        <w:lastRenderedPageBreak/>
        <w:t>et al. (2016)</w:t>
      </w:r>
      <w:r w:rsidR="0037320E" w:rsidRPr="00F81BC6">
        <w:rPr>
          <w:rFonts w:cs="Times New Roman"/>
          <w:szCs w:val="24"/>
        </w:rPr>
        <w:fldChar w:fldCharType="end"/>
      </w:r>
      <w:r w:rsidR="0037320E" w:rsidRPr="00F81BC6">
        <w:rPr>
          <w:rFonts w:cs="Times New Roman"/>
          <w:szCs w:val="24"/>
        </w:rPr>
        <w:t xml:space="preserve"> et des modèles linéaires généralisés à effets mixtes pour </w:t>
      </w:r>
      <w:r w:rsidR="0037320E" w:rsidRPr="00F81BC6">
        <w:rPr>
          <w:rFonts w:cs="Times New Roman"/>
          <w:szCs w:val="24"/>
        </w:rPr>
        <w:fldChar w:fldCharType="begin"/>
      </w:r>
      <w:r w:rsidR="0037320E" w:rsidRPr="00F81BC6">
        <w:rPr>
          <w:rFonts w:cs="Times New Roman"/>
          <w:szCs w:val="24"/>
        </w:rPr>
        <w:instrText xml:space="preserve"> ADDIN ZOTERO_ITEM CSL_CITATION {"citationID":"ZoC8SunT","properties":{"formattedCitation":"(Phillips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7320E" w:rsidRPr="00F81BC6">
        <w:rPr>
          <w:rFonts w:cs="Times New Roman"/>
          <w:szCs w:val="24"/>
        </w:rPr>
        <w:fldChar w:fldCharType="separate"/>
      </w:r>
      <w:r w:rsidR="0037320E" w:rsidRPr="00F81BC6">
        <w:rPr>
          <w:rFonts w:cs="Times New Roman"/>
          <w:szCs w:val="24"/>
        </w:rPr>
        <w:t>Phillips et al. (2019)</w:t>
      </w:r>
      <w:r w:rsidR="0037320E" w:rsidRPr="00F81BC6">
        <w:rPr>
          <w:rFonts w:cs="Times New Roman"/>
          <w:szCs w:val="24"/>
        </w:rPr>
        <w:fldChar w:fldCharType="end"/>
      </w:r>
      <w:r w:rsidR="0037320E" w:rsidRPr="00F81BC6">
        <w:rPr>
          <w:rFonts w:cs="Times New Roman"/>
          <w:szCs w:val="24"/>
        </w:rPr>
        <w:t>. Or, il serait pertinent de comparer plusieurs algorithmes afin de trouver le meilleur modèle pour chaque paramètre des vers de terre</w:t>
      </w:r>
      <w:r w:rsidR="000850FB" w:rsidRPr="00F81BC6">
        <w:rPr>
          <w:rFonts w:cs="Times New Roman"/>
          <w:szCs w:val="24"/>
        </w:rPr>
        <w:t xml:space="preserve"> (abondance, biomasse et richesse)</w:t>
      </w:r>
      <w:r w:rsidR="0037320E" w:rsidRPr="00F81BC6">
        <w:rPr>
          <w:rFonts w:cs="Times New Roman"/>
          <w:szCs w:val="24"/>
        </w:rPr>
        <w:t xml:space="preserve">. </w:t>
      </w:r>
    </w:p>
    <w:p w14:paraId="5BF482AD" w14:textId="5967CBD2" w:rsidR="00866F3D" w:rsidRPr="00F81BC6" w:rsidRDefault="00866F3D" w:rsidP="0000187D">
      <w:pPr>
        <w:rPr>
          <w:rFonts w:cs="Times New Roman"/>
          <w:szCs w:val="24"/>
        </w:rPr>
      </w:pPr>
      <w:r w:rsidRPr="00866F3D">
        <w:rPr>
          <w:rFonts w:cs="Times New Roman"/>
          <w:szCs w:val="24"/>
        </w:rPr>
        <w:t xml:space="preserve">En France, la plus récente étude a été réalisée sur 1366 sites par </w:t>
      </w:r>
      <w:r w:rsidRPr="00F81BC6">
        <w:rPr>
          <w:rFonts w:cs="Times New Roman"/>
          <w:szCs w:val="24"/>
        </w:rPr>
        <w:fldChar w:fldCharType="begin"/>
      </w:r>
      <w:r w:rsidRPr="00F81BC6">
        <w:rPr>
          <w:rFonts w:cs="Times New Roman"/>
          <w:szCs w:val="24"/>
        </w:rPr>
        <w:instrText xml:space="preserve"> ADDIN ZOTERO_ITEM CSL_CITATION {"citationID":"HXTWwOD9","properties":{"formattedCitation":"(Fourcade and Vercauteren, 2022)","plainCitation":"(Fourcade and Vercauteren, 2022)","dontUpdate":true,"noteIndex":0},"citationItems":[{"id":1011,"uris":["http://zotero.org/users/7119014/items/QD53Q9Y6"],"itemData":{"id":1011,"type":"article-journal","abstract":"Aim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Pr="00F81BC6">
        <w:rPr>
          <w:rFonts w:cs="Times New Roman"/>
          <w:szCs w:val="24"/>
        </w:rPr>
        <w:fldChar w:fldCharType="separate"/>
      </w:r>
      <w:r w:rsidRPr="00F81BC6">
        <w:rPr>
          <w:rFonts w:cs="Times New Roman"/>
          <w:szCs w:val="24"/>
        </w:rPr>
        <w:t>Fourcade and Vercauteren (2022)</w:t>
      </w:r>
      <w:r w:rsidRPr="00F81BC6">
        <w:rPr>
          <w:rFonts w:cs="Times New Roman"/>
          <w:szCs w:val="24"/>
        </w:rPr>
        <w:fldChar w:fldCharType="end"/>
      </w:r>
      <w:r w:rsidRPr="00F81BC6">
        <w:rPr>
          <w:rFonts w:cs="Times New Roman"/>
          <w:szCs w:val="24"/>
        </w:rPr>
        <w:t>,</w:t>
      </w:r>
      <w:r>
        <w:rPr>
          <w:rFonts w:cs="Times New Roman"/>
          <w:szCs w:val="24"/>
        </w:rPr>
        <w:t xml:space="preserve"> </w:t>
      </w:r>
      <w:r w:rsidRPr="00866F3D">
        <w:rPr>
          <w:rFonts w:cs="Times New Roman"/>
          <w:szCs w:val="24"/>
        </w:rPr>
        <w:t xml:space="preserve">qui ont utilisé des arbres de régression boostés pour construire des prévisions spatiales de la diversité fonctionnelle avec 44 espèces de vers de terre. </w:t>
      </w:r>
      <w:r w:rsidR="007C18E2">
        <w:rPr>
          <w:rFonts w:cs="Times New Roman"/>
          <w:szCs w:val="24"/>
        </w:rPr>
        <w:t xml:space="preserve">Leurs études </w:t>
      </w:r>
      <w:r w:rsidR="00527E1B">
        <w:rPr>
          <w:rFonts w:cs="Times New Roman"/>
          <w:szCs w:val="24"/>
        </w:rPr>
        <w:t>montrent</w:t>
      </w:r>
      <w:r w:rsidR="007C18E2">
        <w:rPr>
          <w:rFonts w:cs="Times New Roman"/>
          <w:szCs w:val="24"/>
        </w:rPr>
        <w:t xml:space="preserve"> </w:t>
      </w:r>
      <w:r w:rsidRPr="00866F3D">
        <w:rPr>
          <w:rFonts w:cs="Times New Roman"/>
          <w:szCs w:val="24"/>
        </w:rPr>
        <w:t xml:space="preserve">une diminution de la richesse fonctionnelle entre 1960 et 2012. De plus, leurs modèles </w:t>
      </w:r>
      <w:r w:rsidR="00527E1B">
        <w:rPr>
          <w:rFonts w:cs="Times New Roman"/>
          <w:szCs w:val="24"/>
        </w:rPr>
        <w:t>prédisent</w:t>
      </w:r>
      <w:r w:rsidRPr="00866F3D">
        <w:rPr>
          <w:rFonts w:cs="Times New Roman"/>
          <w:szCs w:val="24"/>
        </w:rPr>
        <w:t xml:space="preserve"> que cette réduction de la richesse fonctionnelle pourrait se poursuivre à l'avenir selon différentes périodes temporelles et scénarios de changement climatique. Cependant, l'étude de </w:t>
      </w:r>
      <w:r w:rsidRPr="00F81BC6">
        <w:rPr>
          <w:rFonts w:cs="Times New Roman"/>
          <w:szCs w:val="24"/>
        </w:rPr>
        <w:fldChar w:fldCharType="begin"/>
      </w:r>
      <w:r w:rsidR="00CE6D97">
        <w:rPr>
          <w:rFonts w:cs="Times New Roman"/>
          <w:szCs w:val="24"/>
        </w:rPr>
        <w:instrText xml:space="preserve"> ADDIN ZOTERO_ITEM CSL_CITATION {"citationID":"3xGwQUJ7","properties":{"formattedCitation":"(Fourcade and Vercauteren, 2022)","plainCitation":"(Fourcade and Vercauteren, 2022)","dontUpdate":true,"noteIndex":0},"citationItems":[{"id":1011,"uris":["http://zotero.org/users/7119014/items/QD53Q9Y6"],"itemData":{"id":1011,"type":"article-journal","abstract":"Aim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sidRPr="00F81BC6">
        <w:rPr>
          <w:rFonts w:cs="Times New Roman"/>
          <w:szCs w:val="24"/>
        </w:rPr>
        <w:fldChar w:fldCharType="separate"/>
      </w:r>
      <w:r w:rsidRPr="00F81BC6">
        <w:rPr>
          <w:rFonts w:cs="Times New Roman"/>
          <w:szCs w:val="24"/>
        </w:rPr>
        <w:t>Fourcade and Vercauteren (2022)</w:t>
      </w:r>
      <w:r w:rsidRPr="00F81BC6">
        <w:rPr>
          <w:rFonts w:cs="Times New Roman"/>
          <w:szCs w:val="24"/>
        </w:rPr>
        <w:fldChar w:fldCharType="end"/>
      </w:r>
      <w:r>
        <w:rPr>
          <w:rFonts w:cs="Times New Roman"/>
          <w:szCs w:val="24"/>
        </w:rPr>
        <w:t xml:space="preserve"> </w:t>
      </w:r>
      <w:r w:rsidRPr="00866F3D">
        <w:rPr>
          <w:rFonts w:cs="Times New Roman"/>
          <w:szCs w:val="24"/>
        </w:rPr>
        <w:t xml:space="preserve">repose sur des données de présence/absence des espèces de vers de terre en France, collectées dans les années 1960 par </w:t>
      </w:r>
      <w:r w:rsidRPr="00F81BC6">
        <w:rPr>
          <w:rFonts w:cs="Times New Roman"/>
          <w:szCs w:val="24"/>
        </w:rPr>
        <w:fldChar w:fldCharType="begin"/>
      </w:r>
      <w:r w:rsidRPr="00F81BC6">
        <w:rPr>
          <w:rFonts w:cs="Times New Roman"/>
          <w:szCs w:val="24"/>
        </w:rPr>
        <w:instrText xml:space="preserve"> ADDIN ZOTERO_ITEM CSL_CITATION {"citationID":"QllsLShn","properties":{"formattedCitation":"(Bouch\\uc0\\u233{}, 1972)","plainCitation":"(Bouché, 1972)","dontUpdate":true,"noteIndex":0},"citationItems":[{"id":430,"uris":["http://zotero.org/users/7119014/items/44Y4WQN6"],"itemData":{"id":430,"type":"book","language":"fr","note":"issue: HS\npage: 671 p.","publisher":"INRA Editions","source":"hal.inrae.fr","title":"Lombriciens de France. Ecologie et systématique","URL":"https://hal.inrae.fr/hal-02859798","volume":"72-2","author":[{"family":"Bouché","given":"M. B."}],"accessed":{"date-parts":[["2022",2,18]]},"issued":{"date-parts":[["1972"]]}}}],"schema":"https://github.com/citation-style-language/schema/raw/master/csl-citation.json"} </w:instrText>
      </w:r>
      <w:r w:rsidRPr="00F81BC6">
        <w:rPr>
          <w:rFonts w:cs="Times New Roman"/>
          <w:szCs w:val="24"/>
        </w:rPr>
        <w:fldChar w:fldCharType="separate"/>
      </w:r>
      <w:r w:rsidRPr="00F81BC6">
        <w:rPr>
          <w:rFonts w:cs="Times New Roman"/>
          <w:kern w:val="0"/>
        </w:rPr>
        <w:t>Bouché (1972)</w:t>
      </w:r>
      <w:r w:rsidRPr="00F81BC6">
        <w:rPr>
          <w:rFonts w:cs="Times New Roman"/>
          <w:szCs w:val="24"/>
        </w:rPr>
        <w:fldChar w:fldCharType="end"/>
      </w:r>
      <w:r>
        <w:rPr>
          <w:rFonts w:cs="Times New Roman"/>
          <w:szCs w:val="24"/>
        </w:rPr>
        <w:t xml:space="preserve">. </w:t>
      </w:r>
      <w:r w:rsidRPr="00866F3D">
        <w:rPr>
          <w:rFonts w:cs="Times New Roman"/>
          <w:szCs w:val="24"/>
        </w:rPr>
        <w:t xml:space="preserve">Ces données ne reflètent plus l'assemblage actuel des vers de terre en France. Par ailleurs, l'étude de la communauté des vers de terre doit inclure des variables décrivant la richesse en espèces, l'abondance et la biomasse totale, qui sont des paramètres essentiels pour les évaluations de la biodiversité. Utiliser seulement la diversité fonctionnelle n'est pas suffisant pour évaluer pleinement la biodiversité, car, par exemple, deux communautés peuvent être identiques en termes de diversité, mais différer en termes de densité </w:t>
      </w:r>
      <w:r w:rsidRPr="00F81BC6">
        <w:rPr>
          <w:rFonts w:cs="Times New Roman"/>
          <w:szCs w:val="24"/>
        </w:rPr>
        <w:fldChar w:fldCharType="begin"/>
      </w:r>
      <w:r w:rsidRPr="00F81BC6">
        <w:rPr>
          <w:rFonts w:cs="Times New Roman"/>
          <w:szCs w:val="24"/>
        </w:rPr>
        <w:instrText xml:space="preserve"> ADDIN ZOTERO_ITEM CSL_CITATION {"citationID":"6WVji3bf","properties":{"formattedCitation":"(Groves, 2022)","plainCitation":"(Groves, 2022)","noteIndex":0},"citationItems":[{"id":1126,"uris":["http://zotero.org/users/7119014/items/99W33M6C"],"itemData":{"id":1126,"type":"webpage","title":"Biogeographic region | Definition, Features, Locations, &amp; Facts | Britannica","URL":"https://www.britannica.com/science/biogeographic-region","author":[{"family":"Groves","given":"C. Peter"}],"accessed":{"date-parts":[["2024",4,17]]},"issued":{"date-parts":[["2022"]]}}}],"schema":"https://github.com/citation-style-language/schema/raw/master/csl-citation.json"} </w:instrText>
      </w:r>
      <w:r w:rsidRPr="00F81BC6">
        <w:rPr>
          <w:rFonts w:cs="Times New Roman"/>
          <w:szCs w:val="24"/>
        </w:rPr>
        <w:fldChar w:fldCharType="separate"/>
      </w:r>
      <w:r w:rsidRPr="00F81BC6">
        <w:rPr>
          <w:rFonts w:cs="Times New Roman"/>
        </w:rPr>
        <w:t>(Groves, 2022)</w:t>
      </w:r>
      <w:r w:rsidRPr="00F81BC6">
        <w:rPr>
          <w:rFonts w:cs="Times New Roman"/>
          <w:szCs w:val="24"/>
        </w:rPr>
        <w:fldChar w:fldCharType="end"/>
      </w:r>
      <w:r>
        <w:rPr>
          <w:rFonts w:cs="Times New Roman"/>
          <w:szCs w:val="24"/>
        </w:rPr>
        <w:t>.</w:t>
      </w:r>
    </w:p>
    <w:p w14:paraId="0314A2B9" w14:textId="77777777" w:rsidR="00971B55" w:rsidRDefault="0037320E" w:rsidP="0000187D">
      <w:pPr>
        <w:rPr>
          <w:rFonts w:cs="Times New Roman"/>
          <w:szCs w:val="24"/>
        </w:rPr>
      </w:pPr>
      <w:r w:rsidRPr="00F81BC6">
        <w:rPr>
          <w:rFonts w:cs="Times New Roman"/>
          <w:szCs w:val="24"/>
        </w:rPr>
        <w:t>Pour</w:t>
      </w:r>
      <w:r w:rsidR="00274E45">
        <w:rPr>
          <w:rFonts w:cs="Times New Roman"/>
          <w:szCs w:val="24"/>
        </w:rPr>
        <w:t xml:space="preserve"> </w:t>
      </w:r>
      <w:r w:rsidR="00274E45" w:rsidRPr="00274E45">
        <w:rPr>
          <w:rFonts w:cs="Times New Roman"/>
          <w:szCs w:val="24"/>
        </w:rPr>
        <w:t xml:space="preserve">comprendre la biodiversité, sa répartition et les facteurs </w:t>
      </w:r>
      <w:r w:rsidR="008A0553">
        <w:rPr>
          <w:rFonts w:cs="Times New Roman"/>
          <w:szCs w:val="24"/>
        </w:rPr>
        <w:t xml:space="preserve">environnementale </w:t>
      </w:r>
      <w:r w:rsidR="00221221">
        <w:rPr>
          <w:rFonts w:cs="Times New Roman"/>
          <w:szCs w:val="24"/>
        </w:rPr>
        <w:t xml:space="preserve">influençant </w:t>
      </w:r>
      <w:r w:rsidR="00274E45" w:rsidRPr="00274E45">
        <w:rPr>
          <w:rFonts w:cs="Times New Roman"/>
          <w:szCs w:val="24"/>
        </w:rPr>
        <w:t>cette répartition</w:t>
      </w:r>
      <w:r w:rsidRPr="00F81BC6">
        <w:rPr>
          <w:rFonts w:cs="Times New Roman"/>
          <w:szCs w:val="24"/>
        </w:rPr>
        <w:t>, plusieurs outils ont été développés ces dernières années. On distingue les modèles de distribution des espèces « species distribution modèles (SDMs) » qui sont des modèles basés sur les niches écologique</w:t>
      </w:r>
      <w:r w:rsidR="00077A3A" w:rsidRPr="00F81BC6">
        <w:rPr>
          <w:rFonts w:cs="Times New Roman"/>
          <w:szCs w:val="24"/>
        </w:rPr>
        <w:t>s</w:t>
      </w:r>
      <w:r w:rsidRPr="00F81BC6">
        <w:rPr>
          <w:rFonts w:cs="Times New Roman"/>
          <w:szCs w:val="24"/>
        </w:rPr>
        <w:t xml:space="preserve"> « Niche-based-modèles » et permet de modéliser les corrélations entre les espèces ou les communautés et leur environnement </w:t>
      </w:r>
      <w:r w:rsidRPr="00F81BC6">
        <w:rPr>
          <w:rFonts w:cs="Times New Roman"/>
          <w:szCs w:val="24"/>
        </w:rPr>
        <w:fldChar w:fldCharType="begin"/>
      </w:r>
      <w:r w:rsidRPr="00F81BC6">
        <w:rPr>
          <w:rFonts w:cs="Times New Roman"/>
          <w:szCs w:val="24"/>
        </w:rPr>
        <w:instrText xml:space="preserve"> ADDIN ZOTERO_ITEM CSL_CITATION {"citationID":"U7CJp7gF","properties":{"formattedCitation":"(Elith &amp; Leathwick, 2009; Guisan et al., 2017)","plainCitation":"(Elith &amp; Leathwick, 2009; Guisan et al., 2017)","noteIndex":0},"citationItems":[{"id":1102,"uris":["http://zotero.org/users/7119014/items/QFIFJTSI"],"itemData":{"id":1102,"type":"article-journal","abstract":"Species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uncertainty.","container-title":"Annual Review of Ecology, Evolution, and Systematics","DOI":"10.1146/annurev.ecolsys.110308.120159","issue":"1","note":"_eprint: https://doi.org/10.1146/annurev.ecolsys.110308.120159","page":"677-697","source":"Annual Reviews","title":"Species Distribution Models: Ecological Explanation and Prediction Across Space and Time","title-short":"Species Distribution Models","volume":"40","author":[{"family":"Elith","given":"Jane"},{"family":"Leathwick","given":"John R."}],"issued":{"date-parts":[["2009"]]}}},{"id":1104,"uris":["http://zotero.org/users/7119014/items/2D592TSI"],"itemData":{"id":1104,"type":"book","abstract":"This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courses.","collection-title":"Ecology, Biodiversity and Conservation","event-place":"Cambridge","ISBN":"978-0-521-76513-8","note":"DOI: 10.1017/9781139028271","publisher":"Cambridge University Press","publisher-place":"Cambridge","source":"Cambridge University Press","title":"Habitat Suitability and Distribution Models: With Applications in R","title-short":"Habitat Suitability and Distribution Models","URL":"https://www.cambridge.org/core/books/habitat-suitability-and-distribution-models/A17F74A3418DBF9ADA191A04C35187F9","author":[{"family":"Guisan","given":"Antoine"},{"family":"Thuiller","given":"Wilfried"},{"family":"Zimmermann","given":"Niklaus E."}],"accessed":{"date-parts":[["2024",1,30]]},"issued":{"date-parts":[["2017"]]}}}],"schema":"https://github.com/citation-style-language/schema/raw/master/csl-citation.json"} </w:instrText>
      </w:r>
      <w:r w:rsidRPr="00F81BC6">
        <w:rPr>
          <w:rFonts w:cs="Times New Roman"/>
          <w:szCs w:val="24"/>
        </w:rPr>
        <w:fldChar w:fldCharType="separate"/>
      </w:r>
      <w:r w:rsidRPr="00F81BC6">
        <w:rPr>
          <w:rFonts w:cs="Times New Roman"/>
        </w:rPr>
        <w:t>(Elith &amp; Leathwick, 2009; Guisan et al., 2017)</w:t>
      </w:r>
      <w:r w:rsidRPr="00F81BC6">
        <w:rPr>
          <w:rFonts w:cs="Times New Roman"/>
          <w:szCs w:val="24"/>
        </w:rPr>
        <w:fldChar w:fldCharType="end"/>
      </w:r>
      <w:r w:rsidRPr="00F81BC6">
        <w:rPr>
          <w:rFonts w:cs="Times New Roman"/>
          <w:szCs w:val="24"/>
        </w:rPr>
        <w:t xml:space="preserve">. Néanmoins, ce type de modèle exige d’une part, des données sur les paramètres qui caractérise les communautés et d’autre part des données environnementales spatialisées. Divers SDMs existent, chacun présentant des avantages et des inconvénients </w:t>
      </w:r>
      <w:r w:rsidR="00055E3C">
        <w:rPr>
          <w:rFonts w:cs="Times New Roman"/>
          <w:szCs w:val="24"/>
        </w:rPr>
        <w:fldChar w:fldCharType="begin"/>
      </w:r>
      <w:r w:rsidR="00055E3C">
        <w:rPr>
          <w:rFonts w:cs="Times New Roman"/>
          <w:szCs w:val="24"/>
        </w:rPr>
        <w:instrText xml:space="preserve"> ADDIN ZOTERO_ITEM CSL_CITATION {"citationID":"tlO38jWl","properties":{"formattedCitation":"(Li &amp; Wang, 2013; Valavi et al., 2021)","plainCitation":"(Li &amp; Wang, 2013; Valavi et al., 2021)","noteIndex":0},"citationItems":[{"id":1032,"uris":["http://zotero.org/users/7119014/items/XECVIZYT"],"itemData":{"id":1032,"type":"article-journal","abstract":"Species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055E3C">
        <w:rPr>
          <w:rFonts w:cs="Times New Roman"/>
          <w:szCs w:val="24"/>
        </w:rPr>
        <w:fldChar w:fldCharType="separate"/>
      </w:r>
      <w:r w:rsidR="00055E3C" w:rsidRPr="00055E3C">
        <w:rPr>
          <w:rFonts w:cs="Times New Roman"/>
        </w:rPr>
        <w:t>(Li &amp; Wang, 2013; Valavi et al., 2021)</w:t>
      </w:r>
      <w:r w:rsidR="00055E3C">
        <w:rPr>
          <w:rFonts w:cs="Times New Roman"/>
          <w:szCs w:val="24"/>
        </w:rPr>
        <w:fldChar w:fldCharType="end"/>
      </w:r>
      <w:r w:rsidR="00AB59DD" w:rsidRPr="00F81BC6">
        <w:rPr>
          <w:rFonts w:cs="Times New Roman"/>
          <w:szCs w:val="24"/>
        </w:rPr>
        <w:t xml:space="preserve">. </w:t>
      </w:r>
      <w:r w:rsidR="006B0496" w:rsidRPr="006B0496">
        <w:rPr>
          <w:rFonts w:cs="Times New Roman"/>
          <w:szCs w:val="24"/>
        </w:rPr>
        <w:t>L’approche comparative de plusieurs SDMs pour prédire l’aire de répartition géographique et la biodiversité des vers de terre en Allemagne, telle que proposée par</w:t>
      </w:r>
      <w:r w:rsidR="00D067D9">
        <w:rPr>
          <w:rFonts w:cs="Times New Roman"/>
          <w:szCs w:val="24"/>
        </w:rPr>
        <w:t xml:space="preserve"> </w:t>
      </w:r>
      <w:r w:rsidR="00D067D9">
        <w:rPr>
          <w:rFonts w:cs="Times New Roman"/>
          <w:szCs w:val="24"/>
        </w:rPr>
        <w:fldChar w:fldCharType="begin"/>
      </w:r>
      <w:r w:rsidR="001A204C">
        <w:rPr>
          <w:rFonts w:cs="Times New Roman"/>
          <w:szCs w:val="24"/>
        </w:rPr>
        <w:instrText xml:space="preserve"> ADDIN ZOTERO_ITEM CSL_CITATION {"citationID":"CACpb0a7","properties":{"formattedCitation":"(Salako et al., 2023)","plainCitation":"(Salako et al., 2023)","dontUpdate":true,"noteIndex":0},"citationItems":[{"id":987,"uris":["http://zotero.org/users/7119014/items/C9DXIQDG"],"itemData":{"id":987,"type":"article-journal","abstract":"Identifying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D067D9">
        <w:rPr>
          <w:rFonts w:cs="Times New Roman"/>
          <w:szCs w:val="24"/>
        </w:rPr>
        <w:fldChar w:fldCharType="separate"/>
      </w:r>
      <w:r w:rsidR="00D067D9" w:rsidRPr="00D067D9">
        <w:rPr>
          <w:rFonts w:cs="Times New Roman"/>
        </w:rPr>
        <w:t xml:space="preserve">Salako et al. </w:t>
      </w:r>
      <w:r w:rsidR="00D067D9">
        <w:rPr>
          <w:rFonts w:cs="Times New Roman"/>
        </w:rPr>
        <w:t>(</w:t>
      </w:r>
      <w:r w:rsidR="00D067D9" w:rsidRPr="00D067D9">
        <w:rPr>
          <w:rFonts w:cs="Times New Roman"/>
        </w:rPr>
        <w:t>2023)</w:t>
      </w:r>
      <w:r w:rsidR="00D067D9">
        <w:rPr>
          <w:rFonts w:cs="Times New Roman"/>
          <w:szCs w:val="24"/>
        </w:rPr>
        <w:fldChar w:fldCharType="end"/>
      </w:r>
      <w:r w:rsidR="006B0496" w:rsidRPr="006B0496">
        <w:rPr>
          <w:rFonts w:cs="Times New Roman"/>
          <w:szCs w:val="24"/>
        </w:rPr>
        <w:t xml:space="preserve">, semble être une bonne </w:t>
      </w:r>
      <w:r w:rsidR="00143D9B">
        <w:rPr>
          <w:rFonts w:cs="Times New Roman"/>
          <w:szCs w:val="24"/>
        </w:rPr>
        <w:t>approche</w:t>
      </w:r>
      <w:r w:rsidR="006B0496">
        <w:rPr>
          <w:rFonts w:cs="Times New Roman"/>
          <w:szCs w:val="24"/>
        </w:rPr>
        <w:t>.</w:t>
      </w:r>
      <w:r w:rsidR="0061751B">
        <w:rPr>
          <w:rFonts w:cs="Times New Roman"/>
          <w:szCs w:val="24"/>
        </w:rPr>
        <w:t xml:space="preserve"> </w:t>
      </w:r>
    </w:p>
    <w:p w14:paraId="7EF8EA3E" w14:textId="77777777" w:rsidR="00971B55" w:rsidRDefault="00971B55" w:rsidP="0000187D">
      <w:pPr>
        <w:rPr>
          <w:rFonts w:cs="Times New Roman"/>
          <w:szCs w:val="24"/>
        </w:rPr>
      </w:pPr>
    </w:p>
    <w:p w14:paraId="19B8DE26" w14:textId="77777777" w:rsidR="00745E1E" w:rsidRDefault="00745E1E" w:rsidP="0000187D">
      <w:pPr>
        <w:rPr>
          <w:rFonts w:cs="Times New Roman"/>
          <w:szCs w:val="24"/>
        </w:rPr>
      </w:pPr>
    </w:p>
    <w:p w14:paraId="4E2A24D6" w14:textId="7EFC6A6E" w:rsidR="00971B55" w:rsidRDefault="00745E1E" w:rsidP="0000187D">
      <w:pPr>
        <w:rPr>
          <w:rFonts w:cs="Times New Roman"/>
          <w:szCs w:val="24"/>
        </w:rPr>
      </w:pPr>
      <w:r>
        <w:rPr>
          <w:rFonts w:cs="Times New Roman"/>
          <w:szCs w:val="24"/>
        </w:rPr>
        <w:lastRenderedPageBreak/>
        <w:t>L</w:t>
      </w:r>
      <w:r w:rsidRPr="00745E1E">
        <w:rPr>
          <w:rFonts w:cs="Times New Roman"/>
          <w:szCs w:val="24"/>
        </w:rPr>
        <w:t xml:space="preserve">'objectif général de notre étude était de développer des modèles pour prédire la communauté des vers de terre en France métropolitaine en utilisant une approche comparative de différents algorithmes de modélisation. </w:t>
      </w:r>
      <w:r w:rsidR="008536AC" w:rsidRPr="00F81BC6">
        <w:rPr>
          <w:rFonts w:cs="Times New Roman"/>
          <w:szCs w:val="24"/>
        </w:rPr>
        <w:t>Plus précisément, nous avons cherché à répondre aux objectifs suivants : (i) quantifier et hiérarchiser l'influence des facteurs environnementaux (occupation du sol, propriétés du sol, localisation, et données climatiques) en fonction de leur contribution aux modèles prédictifs sur l'abondance (individu par m²), la biomasse (g par m²) et la richesse taxonomique totale des vers de terre (nombre de taxons dans la parcelle) en France métropolitaine (hors Corse) et (ii) prédire et cartographier ces mêmes paramètres lombriciens en fonction des facteurs environnementaux</w:t>
      </w:r>
      <w:r w:rsidR="008536AC">
        <w:rPr>
          <w:rFonts w:cs="Times New Roman"/>
          <w:szCs w:val="24"/>
        </w:rPr>
        <w:t xml:space="preserve">. </w:t>
      </w:r>
      <w:r w:rsidRPr="00745E1E">
        <w:rPr>
          <w:rFonts w:cs="Times New Roman"/>
          <w:szCs w:val="24"/>
        </w:rPr>
        <w:t xml:space="preserve">Pour </w:t>
      </w:r>
      <w:r w:rsidR="00984459">
        <w:rPr>
          <w:rFonts w:cs="Times New Roman"/>
          <w:szCs w:val="24"/>
        </w:rPr>
        <w:t>répondre à ces objectifs</w:t>
      </w:r>
      <w:r w:rsidRPr="00745E1E">
        <w:rPr>
          <w:rFonts w:cs="Times New Roman"/>
          <w:szCs w:val="24"/>
        </w:rPr>
        <w:t>, nous avons sélectionné cinq méthodes ou algorithmes de modélisation SDM et comparé leurs performances prédictives. Cette approche comparative permet de réduire l'incertitude associée aux prédictions et de trouver le meilleur modèle pour chaque variable des vers de terre (abondance, biomasse et richesse).</w:t>
      </w:r>
      <w:r w:rsidR="009D5201">
        <w:rPr>
          <w:rFonts w:cs="Times New Roman"/>
          <w:szCs w:val="24"/>
        </w:rPr>
        <w:t xml:space="preserve"> </w:t>
      </w:r>
      <w:r w:rsidRPr="00745E1E">
        <w:rPr>
          <w:rFonts w:cs="Times New Roman"/>
          <w:szCs w:val="24"/>
        </w:rPr>
        <w:t xml:space="preserve">Les algorithmes sélectionnés étaient les modèles linéaires généralisés (GLM), les modèles additifs généralisés (GAM), les forêts aléatoires (RF), les modèles de régression boostée généralisée (GBM) et les réseaux de neurones artificiels (ANN). Ces algorithmes ont été choisis sur la base de leur classification en algorithmes de régression (GLM et GAM) et d’apprentissage automatique (RF, GBM et ANN), ainsi que de leur large utilisation dans les études récentes (Fourcade &amp; Vercauteren, </w:t>
      </w:r>
      <w:proofErr w:type="gramStart"/>
      <w:r w:rsidRPr="00745E1E">
        <w:rPr>
          <w:rFonts w:cs="Times New Roman"/>
          <w:szCs w:val="24"/>
        </w:rPr>
        <w:t>2022;</w:t>
      </w:r>
      <w:proofErr w:type="gramEnd"/>
      <w:r w:rsidRPr="00745E1E">
        <w:rPr>
          <w:rFonts w:cs="Times New Roman"/>
          <w:szCs w:val="24"/>
        </w:rPr>
        <w:t xml:space="preserve"> Li &amp; Wang, 2013; Rutgers et al., 2016; Salako et al., 2023; Valavi et al., 2021).</w:t>
      </w:r>
    </w:p>
    <w:p w14:paraId="16684EDE" w14:textId="125BBB96" w:rsidR="00E011BF" w:rsidRDefault="0037320E" w:rsidP="00E011BF">
      <w:pPr>
        <w:rPr>
          <w:rStyle w:val="CommentReference"/>
        </w:rPr>
      </w:pPr>
      <w:r w:rsidRPr="002E2081">
        <w:rPr>
          <w:rFonts w:cs="Times New Roman"/>
          <w:szCs w:val="24"/>
          <w:highlight w:val="yellow"/>
        </w:rPr>
        <w:t>Nos hypothèses reposent sur le fait que les variables climatiques (précipitation et température) et le type d'occupation du sol seraient les facteurs les plus influençant sur l'abondance et la biomasse des vers de terre, et que le type d'occupation du sol et la texture du sol influenceraient davantage la richesse en espèces.</w:t>
      </w:r>
    </w:p>
    <w:p w14:paraId="6AA6303C" w14:textId="09C2EF70" w:rsidR="00E636DD" w:rsidRPr="00F81BC6" w:rsidRDefault="006376DF" w:rsidP="00E011BF">
      <w:pPr>
        <w:pStyle w:val="Heading1"/>
      </w:pPr>
      <w:r w:rsidRPr="00F81BC6">
        <w:t xml:space="preserve">Matériels &amp; </w:t>
      </w:r>
      <w:r w:rsidR="00793D17" w:rsidRPr="00F81BC6">
        <w:t>m</w:t>
      </w:r>
      <w:r w:rsidRPr="00F81BC6">
        <w:t>éthodes</w:t>
      </w:r>
    </w:p>
    <w:p w14:paraId="6ED802C2" w14:textId="569E94A4" w:rsidR="00AD0FA6" w:rsidRPr="00F81BC6" w:rsidRDefault="003F79FD" w:rsidP="0037320E">
      <w:pPr>
        <w:pStyle w:val="Heading2"/>
        <w:rPr>
          <w:rFonts w:cs="Times New Roman"/>
        </w:rPr>
      </w:pPr>
      <w:r w:rsidRPr="00F81BC6">
        <w:rPr>
          <w:rFonts w:cs="Times New Roman"/>
        </w:rPr>
        <w:t>Zone d'étude</w:t>
      </w:r>
      <w:r w:rsidR="002A6282" w:rsidRPr="00F81BC6">
        <w:rPr>
          <w:rFonts w:cs="Times New Roman"/>
        </w:rPr>
        <w:t xml:space="preserve"> </w:t>
      </w:r>
      <w:r w:rsidR="007667AE" w:rsidRPr="00F81BC6">
        <w:rPr>
          <w:rFonts w:cs="Times New Roman"/>
        </w:rPr>
        <w:t xml:space="preserve">et collecte des données des vers de terre </w:t>
      </w:r>
    </w:p>
    <w:p w14:paraId="0C1DCCBA" w14:textId="4FD1F24F" w:rsidR="000502D8" w:rsidRPr="00C70D8B" w:rsidRDefault="009D318C" w:rsidP="000502D8">
      <w:r>
        <w:t xml:space="preserve">La zone de notre étude couvre l’ensemble du territoire de </w:t>
      </w:r>
      <w:r w:rsidR="00D123EE">
        <w:t>France métropolitaine (hors Corse)</w:t>
      </w:r>
      <w:r w:rsidR="00592608">
        <w:t xml:space="preserve"> (Fig. </w:t>
      </w:r>
      <w:r w:rsidR="009F4239">
        <w:t>1</w:t>
      </w:r>
      <w:r w:rsidR="00592608">
        <w:t>)</w:t>
      </w:r>
      <w:r>
        <w:t xml:space="preserve">. </w:t>
      </w:r>
      <w:r w:rsidR="0083796F">
        <w:t xml:space="preserve">Nous avons utilisé </w:t>
      </w:r>
      <w:r w:rsidR="009A46AB">
        <w:t>3758</w:t>
      </w:r>
      <w:r w:rsidR="002A318C">
        <w:t xml:space="preserve"> observations </w:t>
      </w:r>
      <w:r w:rsidR="0083796F">
        <w:t xml:space="preserve">de vers de terre </w:t>
      </w:r>
      <w:r w:rsidR="007132F7">
        <w:t xml:space="preserve">de la </w:t>
      </w:r>
      <w:r w:rsidR="003F71B0" w:rsidRPr="003F71B0">
        <w:t>base de données LandWorm</w:t>
      </w:r>
      <w:r w:rsidR="007132F7">
        <w:t xml:space="preserve"> </w:t>
      </w:r>
      <w:r w:rsidR="007132F7" w:rsidRPr="00F84CD5">
        <w:rPr>
          <w:szCs w:val="24"/>
        </w:rPr>
        <w:t>(2023-2026 FRB-MTE-OFB)</w:t>
      </w:r>
      <w:r w:rsidR="003F71B0" w:rsidRPr="003F71B0">
        <w:t>, qui comprend les communautés de vers de terre à travers la France métropolitaine dans des conditions variées d'utilisation des sols</w:t>
      </w:r>
      <w:ins w:id="0" w:author="Kevin Hoeffner" w:date="2024-05-21T10:57:00Z">
        <w:r w:rsidR="0071650E">
          <w:t xml:space="preserve"> (Détails ? annexe ?)</w:t>
        </w:r>
      </w:ins>
      <w:r w:rsidR="007132F7">
        <w:t xml:space="preserve">. </w:t>
      </w:r>
      <w:r w:rsidR="00C612D8">
        <w:t xml:space="preserve">Les échantillonnages des vers de terre </w:t>
      </w:r>
      <w:r w:rsidR="001539CC">
        <w:t>ont été effectué</w:t>
      </w:r>
      <w:r w:rsidR="007132F7">
        <w:t xml:space="preserve"> entre 1990 et 2023 </w:t>
      </w:r>
      <w:r w:rsidR="00FA7919">
        <w:t xml:space="preserve">et </w:t>
      </w:r>
      <w:r w:rsidR="00C612D8">
        <w:t>ont été réalisé</w:t>
      </w:r>
      <w:r w:rsidR="00F247BE">
        <w:t>s</w:t>
      </w:r>
      <w:r w:rsidR="00C612D8">
        <w:t xml:space="preserve"> </w:t>
      </w:r>
      <w:r w:rsidR="00C612D8">
        <w:lastRenderedPageBreak/>
        <w:t>principalement au printemps qui correspondent à la période d’activité maximale des vers de terre</w:t>
      </w:r>
      <w:r w:rsidR="00B32366">
        <w:t xml:space="preserve">. </w:t>
      </w:r>
      <w:r w:rsidR="00F432DA" w:rsidRPr="00B11C30">
        <w:rPr>
          <w:rFonts w:cs="Times New Roman"/>
          <w:szCs w:val="24"/>
        </w:rPr>
        <w:t>Les méthodes d'échantillonnage des communautés de vers de terre différaient selon les</w:t>
      </w:r>
      <w:r w:rsidR="00F432DA">
        <w:rPr>
          <w:rFonts w:cs="Times New Roman"/>
          <w:szCs w:val="24"/>
        </w:rPr>
        <w:t xml:space="preserve"> sources </w:t>
      </w:r>
      <w:r w:rsidR="004730CE">
        <w:rPr>
          <w:rFonts w:cs="Times New Roman"/>
          <w:szCs w:val="24"/>
        </w:rPr>
        <w:t xml:space="preserve">de provenance </w:t>
      </w:r>
      <w:r w:rsidR="00075631">
        <w:rPr>
          <w:rFonts w:cs="Times New Roman"/>
          <w:szCs w:val="24"/>
        </w:rPr>
        <w:t>des données</w:t>
      </w:r>
      <w:ins w:id="1" w:author="Kevin Hoeffner" w:date="2024-05-21T10:57:00Z">
        <w:r w:rsidR="0071650E">
          <w:rPr>
            <w:rFonts w:cs="Times New Roman"/>
            <w:szCs w:val="24"/>
          </w:rPr>
          <w:t xml:space="preserve"> (Détails ?</w:t>
        </w:r>
      </w:ins>
      <w:ins w:id="2" w:author="Kevin Hoeffner" w:date="2024-05-21T10:58:00Z">
        <w:r w:rsidR="0071650E">
          <w:rPr>
            <w:rFonts w:cs="Times New Roman"/>
            <w:szCs w:val="24"/>
          </w:rPr>
          <w:t xml:space="preserve"> annexe ?)</w:t>
        </w:r>
      </w:ins>
      <w:r w:rsidR="00F432DA">
        <w:rPr>
          <w:rFonts w:cs="Times New Roman"/>
          <w:szCs w:val="24"/>
        </w:rPr>
        <w:t xml:space="preserve">. </w:t>
      </w:r>
      <w:r w:rsidR="00A15C7D">
        <w:rPr>
          <w:rFonts w:cs="Times New Roman"/>
          <w:szCs w:val="24"/>
        </w:rPr>
        <w:t>L</w:t>
      </w:r>
      <w:r w:rsidR="00F432DA" w:rsidRPr="00B11C30">
        <w:rPr>
          <w:rFonts w:cs="Times New Roman"/>
          <w:szCs w:val="24"/>
        </w:rPr>
        <w:t xml:space="preserve">es méthodes d'échantillonnage </w:t>
      </w:r>
      <w:r w:rsidR="0071650E">
        <w:rPr>
          <w:rFonts w:cs="Times New Roman"/>
          <w:szCs w:val="24"/>
        </w:rPr>
        <w:t>étaient</w:t>
      </w:r>
      <w:r w:rsidR="00F432DA" w:rsidRPr="00B11C30">
        <w:rPr>
          <w:rFonts w:cs="Times New Roman"/>
          <w:szCs w:val="24"/>
        </w:rPr>
        <w:t xml:space="preserve"> un tri manuel</w:t>
      </w:r>
      <w:r w:rsidR="00B52174">
        <w:rPr>
          <w:rFonts w:cs="Times New Roman"/>
          <w:szCs w:val="24"/>
        </w:rPr>
        <w:t xml:space="preserve"> (</w:t>
      </w:r>
      <w:r w:rsidR="00B52174" w:rsidRPr="00C612D8">
        <w:t>ISO 23611-1 :2018</w:t>
      </w:r>
      <w:r w:rsidR="00B52174">
        <w:t>)</w:t>
      </w:r>
      <w:r w:rsidR="00F432DA" w:rsidRPr="00B11C30">
        <w:rPr>
          <w:rFonts w:cs="Times New Roman"/>
          <w:szCs w:val="24"/>
        </w:rPr>
        <w:t xml:space="preserve"> et/ou l'application d'un expulseur chimique (formaldéhyde ou </w:t>
      </w:r>
      <w:r w:rsidR="00F432DA" w:rsidRPr="003F71B0">
        <w:t>isothiocyanate d’allyle</w:t>
      </w:r>
      <w:r w:rsidR="00B52174">
        <w:t xml:space="preserve"> ; </w:t>
      </w:r>
      <w:r w:rsidR="00C70D8B" w:rsidRPr="00C612D8">
        <w:t>ISO 23611-1 :20</w:t>
      </w:r>
      <w:r w:rsidR="00C70D8B">
        <w:t>06</w:t>
      </w:r>
      <w:r w:rsidR="00F432DA" w:rsidRPr="00B11C30">
        <w:rPr>
          <w:rFonts w:cs="Times New Roman"/>
          <w:szCs w:val="24"/>
        </w:rPr>
        <w:t>).</w:t>
      </w:r>
      <w:r w:rsidR="00C70D8B">
        <w:rPr>
          <w:rFonts w:cs="Times New Roman"/>
          <w:szCs w:val="24"/>
        </w:rPr>
        <w:t xml:space="preserve"> </w:t>
      </w:r>
      <w:r w:rsidR="0047261C" w:rsidRPr="00DC34E6">
        <w:t>Dans chaque site, les vers de terre ont été collecté</w:t>
      </w:r>
      <w:r w:rsidR="00F247BE">
        <w:t>s</w:t>
      </w:r>
      <w:r w:rsidR="0047261C" w:rsidRPr="00DC34E6">
        <w:t xml:space="preserve">, triés à la main et stocké dans de l’éthanol. </w:t>
      </w:r>
      <w:r w:rsidR="00CE1531" w:rsidRPr="00DC34E6">
        <w:t xml:space="preserve">Au laboratoire, les vers de terre ont été comptés, </w:t>
      </w:r>
      <w:r w:rsidR="009436C7">
        <w:t xml:space="preserve">parfois </w:t>
      </w:r>
      <w:r w:rsidR="00CE1531" w:rsidRPr="00DC34E6">
        <w:t xml:space="preserve">pesés, </w:t>
      </w:r>
      <w:r w:rsidR="00B2224F" w:rsidRPr="00DC34E6">
        <w:t>et identifiés au niveau de l'espèce/taxon</w:t>
      </w:r>
      <w:r w:rsidR="00B2224F">
        <w:t>.</w:t>
      </w:r>
      <w:r w:rsidR="002A1599">
        <w:t xml:space="preserve"> </w:t>
      </w:r>
      <w:r w:rsidR="00031D27">
        <w:t>C</w:t>
      </w:r>
      <w:r w:rsidR="0042465C">
        <w:t xml:space="preserve">ependant, </w:t>
      </w:r>
      <w:r w:rsidR="002A318C">
        <w:t>48</w:t>
      </w:r>
      <w:r w:rsidR="0042465C">
        <w:t xml:space="preserve"> % des parcelles n’avait pas de biomasse totale. </w:t>
      </w:r>
      <w:r w:rsidR="00E609D9">
        <w:t>De cette base de données no</w:t>
      </w:r>
      <w:r w:rsidR="00622900">
        <w:t xml:space="preserve">us avons aussi </w:t>
      </w:r>
      <w:r w:rsidR="00A2301C">
        <w:t>récupéré</w:t>
      </w:r>
      <w:r w:rsidR="00622900">
        <w:t xml:space="preserve"> les coordonnées GPS </w:t>
      </w:r>
      <w:r w:rsidR="003C400A">
        <w:t>et l</w:t>
      </w:r>
      <w:r w:rsidR="00E609D9">
        <w:t>e Corine Land Cover (couverture du sol) renseignés par les gestionnaires « des projets »</w:t>
      </w:r>
      <w:r w:rsidR="00A279FC">
        <w:t xml:space="preserve"> </w:t>
      </w:r>
      <w:r w:rsidR="003C400A" w:rsidRPr="003C400A">
        <w:t>(https://land.copernicus.eu/pan-european/corine-land-cover)</w:t>
      </w:r>
      <w:r w:rsidR="00622900">
        <w:t xml:space="preserve">. </w:t>
      </w:r>
    </w:p>
    <w:p w14:paraId="57B5F0C3" w14:textId="6738CB17" w:rsidR="00D123EE" w:rsidRDefault="00552A99" w:rsidP="0042465C">
      <w:pPr>
        <w:pStyle w:val="NormalWeb"/>
        <w:jc w:val="center"/>
      </w:pPr>
      <w:r>
        <w:rPr>
          <w:noProof/>
        </w:rPr>
        <w:drawing>
          <wp:inline distT="0" distB="0" distL="0" distR="0" wp14:anchorId="36FF8B7B" wp14:editId="44BE6629">
            <wp:extent cx="3657600" cy="3415450"/>
            <wp:effectExtent l="0" t="0" r="0" b="0"/>
            <wp:docPr id="1243297828" name="Image 34"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7828" name="Image 34" descr="Une image contenant texte, diagramme, cart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3415450"/>
                    </a:xfrm>
                    <a:prstGeom prst="rect">
                      <a:avLst/>
                    </a:prstGeom>
                    <a:noFill/>
                    <a:ln>
                      <a:noFill/>
                    </a:ln>
                  </pic:spPr>
                </pic:pic>
              </a:graphicData>
            </a:graphic>
          </wp:inline>
        </w:drawing>
      </w:r>
    </w:p>
    <w:p w14:paraId="058CEDD0" w14:textId="22869459" w:rsidR="007D67D1" w:rsidRDefault="007667AE" w:rsidP="004E683F">
      <w:pPr>
        <w:pStyle w:val="Heading4"/>
      </w:pPr>
      <w:r w:rsidRPr="00C52A2D">
        <w:rPr>
          <w:b/>
          <w:bCs/>
        </w:rPr>
        <w:t xml:space="preserve">Fig. </w:t>
      </w:r>
      <w:r w:rsidR="009F4239">
        <w:rPr>
          <w:b/>
          <w:bCs/>
        </w:rPr>
        <w:t>1</w:t>
      </w:r>
      <w:r w:rsidRPr="00C52A2D">
        <w:rPr>
          <w:b/>
          <w:bCs/>
        </w:rPr>
        <w:t> :</w:t>
      </w:r>
      <w:r w:rsidRPr="00C52A2D">
        <w:t xml:space="preserve"> Carte de la zone d'étude (</w:t>
      </w:r>
      <w:r w:rsidR="00D123EE">
        <w:t>France métropolitaine (hors Corse)</w:t>
      </w:r>
      <w:r w:rsidRPr="00C52A2D">
        <w:t>) montrant la localisation des sites d'échantillonnage de vers de terre.</w:t>
      </w:r>
    </w:p>
    <w:p w14:paraId="35E218FB" w14:textId="77777777" w:rsidR="004E683F" w:rsidRPr="004E683F" w:rsidRDefault="004E683F" w:rsidP="004E683F"/>
    <w:p w14:paraId="38463147" w14:textId="3056CD8E" w:rsidR="00AD0FA6" w:rsidRPr="00F81BC6" w:rsidRDefault="002A6282" w:rsidP="0037320E">
      <w:pPr>
        <w:pStyle w:val="Heading2"/>
        <w:rPr>
          <w:rFonts w:cs="Times New Roman"/>
        </w:rPr>
      </w:pPr>
      <w:r w:rsidRPr="00F81BC6">
        <w:rPr>
          <w:rFonts w:cs="Times New Roman"/>
        </w:rPr>
        <w:t>Collecte de</w:t>
      </w:r>
      <w:r w:rsidR="00DC34E6" w:rsidRPr="00F81BC6">
        <w:rPr>
          <w:rFonts w:cs="Times New Roman"/>
        </w:rPr>
        <w:t>s</w:t>
      </w:r>
      <w:r w:rsidRPr="00F81BC6">
        <w:rPr>
          <w:rFonts w:cs="Times New Roman"/>
        </w:rPr>
        <w:t xml:space="preserve"> données environnementales</w:t>
      </w:r>
      <w:r w:rsidR="00780F0B" w:rsidRPr="00F81BC6">
        <w:rPr>
          <w:rFonts w:cs="Times New Roman"/>
        </w:rPr>
        <w:t xml:space="preserve"> </w:t>
      </w:r>
    </w:p>
    <w:p w14:paraId="62985CDD" w14:textId="68A3219C" w:rsidR="00811CD5" w:rsidRDefault="006531DC" w:rsidP="00D82725">
      <w:r>
        <w:t>En plus des données sur l’occupation du sol et des coordonnées GPS obtenue</w:t>
      </w:r>
      <w:r w:rsidR="00AB09D4">
        <w:t>s</w:t>
      </w:r>
      <w:r>
        <w:t xml:space="preserve"> avec </w:t>
      </w:r>
      <w:r w:rsidR="00F84CD5">
        <w:t xml:space="preserve">le </w:t>
      </w:r>
      <w:r w:rsidR="00AB09D4">
        <w:t>base de donnée</w:t>
      </w:r>
      <w:r w:rsidR="00303BAC">
        <w:t>s</w:t>
      </w:r>
      <w:r w:rsidR="00F84CD5">
        <w:t xml:space="preserve"> </w:t>
      </w:r>
      <w:r w:rsidR="00AB09D4" w:rsidRPr="003F71B0">
        <w:t>LandWorm</w:t>
      </w:r>
      <w:r w:rsidR="00AB09D4">
        <w:t xml:space="preserve"> </w:t>
      </w:r>
      <w:r w:rsidR="00F84CD5" w:rsidRPr="00F84CD5">
        <w:rPr>
          <w:szCs w:val="24"/>
        </w:rPr>
        <w:t>(2023-2026 FRB-MTE-OFB)</w:t>
      </w:r>
      <w:r>
        <w:t xml:space="preserve">, nous avons </w:t>
      </w:r>
      <w:r w:rsidR="00D35143">
        <w:t>utilisé des</w:t>
      </w:r>
      <w:r>
        <w:t xml:space="preserve"> variables externes </w:t>
      </w:r>
      <w:r>
        <w:lastRenderedPageBreak/>
        <w:t xml:space="preserve">connues pour avoir des effets sur les vers de terre </w:t>
      </w:r>
      <w:r>
        <w:fldChar w:fldCharType="begin"/>
      </w:r>
      <w:r>
        <w:instrText xml:space="preserve"> ADDIN ZOTERO_ITEM CSL_CITATION {"citationID":"9cQV5HBi","properties":{"unsorted":true,"formattedCitation":"(Rutgers et al., 2016; Phillips et al., 2019; Salako et al., 2023)","plainCitation":"(Rutgers et al., 2016; Phillips et al., 2019; Salako et al., 2023)","noteIndex":0},"citationItems":[{"id":991,"uris":["http://zotero.org/users/7119014/items/UGD4D5CZ"],"itemData":{"id":991,"type":"article-journal","abstract":"Existing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fldChar w:fldCharType="separate"/>
      </w:r>
      <w:r w:rsidRPr="006531DC">
        <w:rPr>
          <w:rFonts w:cs="Times New Roman"/>
        </w:rPr>
        <w:t>(Rutgers et al., 2016; Phillips et al., 2019; Salako et al., 2023)</w:t>
      </w:r>
      <w:r>
        <w:fldChar w:fldCharType="end"/>
      </w:r>
      <w:r>
        <w:t xml:space="preserve">. </w:t>
      </w:r>
      <w:r w:rsidR="00D35143">
        <w:t>Pour les variables climatiques, n</w:t>
      </w:r>
      <w:r>
        <w:t xml:space="preserve">ous avons </w:t>
      </w:r>
      <w:r w:rsidR="00D35143">
        <w:t xml:space="preserve">utilisé </w:t>
      </w:r>
      <w:r w:rsidR="000E4688">
        <w:t xml:space="preserve">les </w:t>
      </w:r>
      <w:r w:rsidR="00D35143" w:rsidRPr="00D35143">
        <w:t>19 variables bioclimatiques standards</w:t>
      </w:r>
      <w:r w:rsidR="00D35143">
        <w:t xml:space="preserve"> </w:t>
      </w:r>
      <w:r w:rsidRPr="006531DC">
        <w:t>du projet CHELSA</w:t>
      </w:r>
      <w:r>
        <w:t xml:space="preserve"> </w:t>
      </w:r>
      <w:r w:rsidR="00D35143">
        <w:fldChar w:fldCharType="begin"/>
      </w:r>
      <w:r w:rsidR="00D35143">
        <w:instrText xml:space="preserve"> ADDIN ZOTERO_ITEM CSL_CITATION {"citationID":"BwnKkeJ8","properties":{"formattedCitation":"(Karger et al., 2017)","plainCitation":"(Karger et al., 2017)","noteIndex":0},"citationItems":[{"id":1130,"uris":["http://zotero.org/users/7119014/items/GTK4G2ME"],"itemData":{"id":1130,"type":"article-journal","abstract":"High-resolution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better.","container-title":"Scientific Data","DOI":"10.1038/sdata.2017.122","ISSN":"2052-4463","issue":"1","journalAbbreviation":"Sci Data","language":"en","license":"2017 The Author(s)","note":"publisher: Nature Publishing Group","page":"170122","source":"www.nature.com","title":"Climatologies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Peter"},{"family":"Kessler","given":"Michael"}],"issued":{"date-parts":[["2017",9,5]]}}}],"schema":"https://github.com/citation-style-language/schema/raw/master/csl-citation.json"} </w:instrText>
      </w:r>
      <w:r w:rsidR="00D35143">
        <w:fldChar w:fldCharType="separate"/>
      </w:r>
      <w:r w:rsidR="00D35143" w:rsidRPr="00D35143">
        <w:rPr>
          <w:rFonts w:cs="Times New Roman"/>
        </w:rPr>
        <w:t>(Karger et al., 2017)</w:t>
      </w:r>
      <w:r w:rsidR="00D35143">
        <w:fldChar w:fldCharType="end"/>
      </w:r>
      <w:r w:rsidR="00D35143">
        <w:t>.</w:t>
      </w:r>
      <w:r w:rsidR="001F340A">
        <w:t xml:space="preserve"> </w:t>
      </w:r>
      <w:r w:rsidR="00811CD5" w:rsidRPr="00811CD5">
        <w:t xml:space="preserve"> </w:t>
      </w:r>
      <w:r w:rsidR="00F83339" w:rsidRPr="00F83339">
        <w:t>Ces données climatiques représentaient des valeurs moyennes entre 1981 et 2010 à une résolution de 30 secondes d'arc. Cette plage temporelle correspondait le mieux à la période principale des données biologiques.</w:t>
      </w:r>
    </w:p>
    <w:p w14:paraId="0A15E191" w14:textId="47CD1BEC" w:rsidR="00D82725" w:rsidRPr="00D82725" w:rsidRDefault="001F340A" w:rsidP="00D82725">
      <w:r>
        <w:t xml:space="preserve">Pour les variables pédologiques, nous avons d’abord utilisé </w:t>
      </w:r>
      <w:r w:rsidR="003459E2">
        <w:t xml:space="preserve">l’entrepôt de </w:t>
      </w:r>
      <w:r w:rsidR="003459E2" w:rsidRPr="003459E2">
        <w:t>Recherche Data Gouv</w:t>
      </w:r>
      <w:r w:rsidR="003459E2">
        <w:t xml:space="preserve"> </w:t>
      </w:r>
      <w:r w:rsidR="00887023">
        <w:t>(</w:t>
      </w:r>
      <w:hyperlink r:id="rId10" w:history="1">
        <w:r w:rsidR="00910F11" w:rsidRPr="004934C6">
          <w:rPr>
            <w:rStyle w:val="Hyperlink"/>
          </w:rPr>
          <w:t>https://entrepot.recherche.data.gouv.fr/dataset.xhtml?persistentId=doi:10.57745/N4E4NE</w:t>
        </w:r>
      </w:hyperlink>
      <w:r w:rsidR="00910F11">
        <w:t xml:space="preserve">; </w:t>
      </w:r>
      <w:r w:rsidR="00887023">
        <w:fldChar w:fldCharType="begin"/>
      </w:r>
      <w:r w:rsidR="007414A2">
        <w:instrText xml:space="preserve"> ADDIN ZOTERO_ITEM CSL_CITATION {"citationID":"tOj0gBFn","properties":{"formattedCitation":"(Roman Dobarco et al., 2022)","plainCitation":"(Roman Dobarco et al., 2022)","dontUpdate":true,"noteIndex":0},"citationItems":[{"id":1117,"uris":["http://zotero.org/users/7119014/items/MZGBLRQY"],"itemData":{"id":1117,"type":"dataset","abstract":"Contexte Le Réservoir utile des sols (RU) correspond à la quantité maximale qu’un sol peut retenir et restituer aux plantes. Les prédictions spatiales du RU par cartographie numérique à haute résolution sur le territoire métropolitain fournissent des informations pertinentes pour leur utilisation par des modèles écologiques et hydrologiques sur de vastes territoires et pour l'évaluation des services écosystémiques des sols tels que la régulation des flux d’eau, la séquestration du carbone et la fourniture de nourriture et de matières premières. Cependant, les prédictions spatiales du RU sont sujettes aux erreurs et aux incertitudes. De plus, la cartographie numérique des sols nécessite l'utilisation de fonctions de pédotransfert (FPT) en raison du manque de mesures géoréférencées suffisantes des limites supérieures (c'est-à-dire l'humidité du sol à la capacité au champ, θCC) et inférieures (c'est-à-dire l’humidité au point de flétrissement permanent, θPFP) de la teneur en eau du sol définissant le RU. Les objectifs de cette étude sont : 1) de prédire le RU pour la France métropolitaine en suivant les spécifications du projet GlobalSoilMap (GSM), et 2) de quantifier les incertitudes d’estimation du RU correspondant à celles des variables d’entrée et à celles des coefficients des FPT. Méthodes L’approche utilisée de cartographie numérique consiste à prédire la teneur en argile et en sable pour les 6 couches GSM d’intervalles de profondeur 0-5, 5-15, 15-30, 30-60, 60-100 et 100-200 cm en combinant des modèles de régression et des modèles géostatistiques. Tout d’abord, les données granulométriques de calibration sont transformées par la transformation en log ratio additive afin d’obtenir calyalr et siltalr. Puis, des modèles de régression utilisant l’algorithme Cubist et 44 covariables descriptives des facteurs SCORPAN (sol, climat, végétation, relief et matériau parental) ont été ajustés. Les résidus des modèles ont été calculés aux points de calibration et un modèle linéaire de corégionalisation a été ajusté entre ces résidus pour les deux variables et pour chaque couche GSM. Les résidus de argilealr et siltalr ont ensuite été interpolés par co-krigeage ordinaire en utilisant les 10 observations les plus proches. Les prédictions finales ont été calculées par addition des résidus krigés aux prédictions Cubist (i.e. régression-krigeage), puis retransformées dans l’échelle d’origine des données granulométriques. Ainsi, dans un premier temps nous avons obtenu argilealr, siltalr, argile, limon et sable. La variance de krigeage des résidus des variables alr était également un sous-produit de la procédure de krigeage. Les éléments grossiers (volume d'éléments grossiers en %) ont été modélisés avec des forêts de régressions quantiles, prédisant la moyenne, le 5e centile, le 95e centile et l'écart type des éléments grossiers par profondeur GSM. Les propriétés hydriques ont été calculées dans un deuxième temps. La teneur volumétrique en eau du sol (cm3 cm-3) à la capacité au champ ou pF = 2.0 (θCC), et au point de flétrissement permanent ou pF = 4.2 (θPFP) ont été estimées en utilisant les FPT développées par Román Dobarco et al. (2019) avec la base de données française SOLHYDRO (Al Majou et al., 2008). Ces FPT utilise la teneur en argile (%) et en sable (%) comme prédicteurs : ΘCC= 0,278 + 2,45 10-3argile – 1,35 10-3sable ΘPFP= 0,08 + 4,01 10-3 argile – 2,93 10-4sable Pour chaque couche GSM, le RU élémentaire et le RU en mm ont été calculés. Avec l’hypothèse que les éléments grossiers n’apportent pas d’eau au RU, Le RU for un volume de sol unitaire, ou RU élémentaire, est défini comme : RU élémentaire (cm3 cm-3)=(θCC- θPFP )(1-Rv ) Pour une couche de sol ou un profil, le RU total est calculé avec la formule suivante : RU (mm)=(θCC- θPFP )(1-Rv )p Où θCC est la teneur volumétrique en eau à la capacité au champ (cm3 cm-3), θPFP est la teneur volumétrique en eau au point de flétrissement permanent (cm3 cm-3), Rv est la fraction volumique en éléments grossiers, and p est la profondeur du profil ou l’épaisseur de la couche de sol considérée (mm). Finalement, les prédictions spatiales du RU pour chaque couche sont sommées sur la profondeur du sol prédite provenant d’une modélisation réalisée par Lacoste et al. (2016), sur une profondeur maximale de 2 m : RU= ∑h=16)(1-Rh)(θCCh-θPFPh) eh Où h = 1,…,6 représente les 6 couches GSM de sol, Rh est la fraction volumétrique des éléments grossiers de l’horizon h, θCCh est la teneur volumétrique en eau à la capacité au champ (cm3 cm-3) de l’horizon h, θPFPhest la teneur volumétrique en eau au point de flétrissement permanent (cm3 cm-3), et eh est l’épaisseur (i.e. tronquée en utilisant la profondeur du sol estimée) de l’horizon h en mm. Une analyse de Taylor de premier ordre a été appliquée pour calculer la variance des estimations de θCC (i.e., θ2.0), de θPFP (i.e., θ4,2), des RU élémentaires et des RU totaux. Ces variances sont considérées comme une approximation de l’incertitude d’estimation. Résultats Une évaluation indépendante indique que l’argile a le plus faible R2 (R2 argile = 0,.27, R2 limon = 0,43 et R2 sable = 0,46) et la plus faible RMSE (RMSE argile = 128 g kg-1, RMSE limon = 139 g kg-1 and RMSE sable = 172 g kg-1) des trois classes granulométriques. Cependant, le modèle pour les éléments grossiers présente les plus mauvaises performances prédictives (R2 = 0,14 and RMSE = 21%) parmi l’ensemble des variables d’entrée du RU. Les prédictions de θCC et de θPFP ont un R2 de 0,21 et 0,29. Lorsque les FPT ont été appliquées sur les prédictions spatiales d’argile et sable, la RMSE pour θCC et θPFP ont augmentées de 25% et 36% respectivement comparées à celles obtenues lorsqu’elles sont appliquées sur les données mesurées. Sur la grande majorité de la France métropolitaine, les principales sources d’incertitudes des RU élémentaires sont les éléments grossiers et la texture mais la contribution des incertitudes des coefficients des FPT augmentent dans les zones dominées par des textures très sableuses ou argileuses. Les cartes produites de θCC, θPFP et RU ont comme avantage de permettre à l’utilisateur d’incorporer les incertitudes associées dans leurs modèles écologiques ou agronomiques ou leur processus de décision utilisés pour la gestion des sols et des eaux.","DOI":"10.57745/N4E4NE","publisher":"Portail Data INRAE","source":"DOI.org (Datacite)","title":"Propriétés de granulométrie (argile, limons, sables) et d’éléments grossiers pour la France métropolitaine au pas de 90 m","URL":"https://data.inrae.fr/citation?persistentId=doi:10.57745/N4E4NE","author":[{"family":"Roman Dobarco","given":"Mercedes"},{"family":"Bourennane","given":"Hocine"},{"family":"Arrouays","given":"Dominique"},{"family":"Saby","given":"Nicolas"},{"family":"Cousin","given":"Isabelle"},{"family":"Manuel","given":"Martin P."}],"contributor":[{"family":"Martin","given":"Manuel"}],"accessed":{"date-parts":[["2024",2,20]]},"issued":{"date-parts":[["2022"]]}}}],"schema":"https://github.com/citation-style-language/schema/raw/master/csl-citation.json"} </w:instrText>
      </w:r>
      <w:r w:rsidR="00887023">
        <w:fldChar w:fldCharType="separate"/>
      </w:r>
      <w:r w:rsidR="00887023" w:rsidRPr="005E569F">
        <w:rPr>
          <w:rFonts w:cs="Times New Roman"/>
        </w:rPr>
        <w:t>Roman Dobarco et al., 2022)</w:t>
      </w:r>
      <w:r w:rsidR="00887023">
        <w:fldChar w:fldCharType="end"/>
      </w:r>
      <w:r w:rsidR="003D692B">
        <w:t xml:space="preserve"> </w:t>
      </w:r>
      <w:r w:rsidR="005E569F">
        <w:t>pour récupérer les teneurs en sable</w:t>
      </w:r>
      <w:r w:rsidR="00303BAC">
        <w:t>s</w:t>
      </w:r>
      <w:r w:rsidR="005E569F">
        <w:t>, argile</w:t>
      </w:r>
      <w:r w:rsidR="00303BAC">
        <w:t>s</w:t>
      </w:r>
      <w:r w:rsidR="005E569F">
        <w:t xml:space="preserve"> et limon</w:t>
      </w:r>
      <w:r w:rsidR="00303BAC">
        <w:t>s</w:t>
      </w:r>
      <w:r w:rsidR="003D692B">
        <w:t>.</w:t>
      </w:r>
      <w:r w:rsidR="005E569F">
        <w:t xml:space="preserve"> </w:t>
      </w:r>
      <w:r w:rsidR="003F09D4">
        <w:t>C</w:t>
      </w:r>
      <w:r w:rsidR="003F09D4" w:rsidRPr="003F09D4">
        <w:t>es trois variables, disponibles à une résolution de 90 m, provenaient de données de 2022 et étaient fournies à différentes profondeurs.</w:t>
      </w:r>
      <w:r w:rsidR="00F40ECF">
        <w:t xml:space="preserve"> </w:t>
      </w:r>
      <w:r w:rsidR="00BD7CFF" w:rsidRPr="00BD7CFF">
        <w:t>Nous avons choisi d</w:t>
      </w:r>
      <w:r w:rsidR="00876886">
        <w:t xml:space="preserve">’utiliser </w:t>
      </w:r>
      <w:r w:rsidR="00BD7CFF" w:rsidRPr="00BD7CFF">
        <w:t xml:space="preserve">les trois premières couches (0 à 5 cm, 5 à 15 cm et 15 à 30 cm) puis de faire la moyenne pour obtenir des données de 0 à 30 cm. </w:t>
      </w:r>
      <w:r w:rsidR="00012A0C">
        <w:t>Ce choix a été fait pour tenir compte de la variation de l’habitat des vers de terre.</w:t>
      </w:r>
      <w:r w:rsidR="00F40ECF">
        <w:t xml:space="preserve"> </w:t>
      </w:r>
      <w:r w:rsidR="00012A0C">
        <w:t>Par la suite, nous avons</w:t>
      </w:r>
      <w:r w:rsidR="00600902">
        <w:t xml:space="preserve"> utilisé la </w:t>
      </w:r>
      <w:r w:rsidR="002D4DAF">
        <w:t xml:space="preserve">base de donnée </w:t>
      </w:r>
      <w:r w:rsidR="00600902">
        <w:t xml:space="preserve">Joint Research Centre </w:t>
      </w:r>
      <w:r w:rsidR="00600902">
        <w:fldChar w:fldCharType="begin"/>
      </w:r>
      <w:r w:rsidR="00600902">
        <w:instrText xml:space="preserve"> ADDIN ZOTERO_ITEM CSL_CITATION {"citationID":"e6C4m7df","properties":{"formattedCitation":"(Ballabio et al., 2019)","plainCitation":"(Ballabio et al., 2019)","dontUpdate":true,"noteIndex":0},"citationItems":[{"id":1118,"uris":["http://zotero.org/users/7119014/items/F8CCTCSU"],"itemData":{"id":1118,"type":"article-journal","abstract":"This paper presents the second part of the mapping of topsoil properties based on the Land Use and Cover Area frame Survey (LUCAS). The first part described the physical properties (Ballabio et al., 2016) while this second part includes the following chemical properties: pH, Cation Exchange Capacity (CEC), calcium carbonates (CaCO3), C:N ratio, nitrogen (N), phosphorus (P) and potassium (K). The LUCAS survey collected harmonised data on changes in land cover and the state of land use for the European Union (EU). Among the 270,000 land use and cover observations selected for field visit, approximately 20,000 soil samples were collected in 24 EU Member States in 2009 together with more than 2000 samples from Bulgaria and Romania in 2012. The chemical properties maps for the European Union were produced using Gaussian process regression (GPR) models. GPR was selected for its capacity to assess model uncertainty and the possibility of adding prior knowledge in the form of covariance functions to the model. The derived maps will establish baselines that will help monitor soil quality and provide guidance to agro-environmental research and policy developments in the European Union.","container-title":"Geoderma","DOI":"10.1016/j.geoderma.2019.113912","ISSN":"0016-7061","journalAbbreviation":"Geoderma","page":"113912","source":"ScienceDirect","title":"Mapping LUCAS topsoil chemical properties at European scale using Gaussian process regression","volume":"355","author":[{"family":"Ballabio","given":"Cristiano"},{"family":"Lugato","given":"Emanuele"},{"family":"Fernández-Ugalde","given":"Oihane"},{"family":"Orgiazzi","given":"Alberto"},{"family":"Jones","given":"Arwyn"},{"family":"Borrelli","given":"Pasquale"},{"family":"Montanarella","given":"Luca"},{"family":"Panagos","given":"Panos"}],"issued":{"date-parts":[["2019",12,1]]}}}],"schema":"https://github.com/citation-style-language/schema/raw/master/csl-citation.json"} </w:instrText>
      </w:r>
      <w:r w:rsidR="00600902">
        <w:fldChar w:fldCharType="separate"/>
      </w:r>
      <w:r w:rsidR="00600902" w:rsidRPr="00A2301C">
        <w:rPr>
          <w:rFonts w:cs="Times New Roman"/>
        </w:rPr>
        <w:t>(</w:t>
      </w:r>
      <w:r w:rsidR="00600902">
        <w:rPr>
          <w:rFonts w:cs="Times New Roman"/>
        </w:rPr>
        <w:t xml:space="preserve">JRC; </w:t>
      </w:r>
      <w:r w:rsidR="00600902" w:rsidRPr="00A2301C">
        <w:rPr>
          <w:rFonts w:cs="Times New Roman"/>
        </w:rPr>
        <w:t>Ballabio et al., 2019)</w:t>
      </w:r>
      <w:r w:rsidR="00600902">
        <w:fldChar w:fldCharType="end"/>
      </w:r>
      <w:r w:rsidR="00600902">
        <w:t xml:space="preserve"> pour </w:t>
      </w:r>
      <w:r w:rsidR="00012A0C">
        <w:t>complét</w:t>
      </w:r>
      <w:r w:rsidR="00303BAC">
        <w:t>é</w:t>
      </w:r>
      <w:r w:rsidR="00012A0C">
        <w:t xml:space="preserve"> la texture </w:t>
      </w:r>
      <w:r w:rsidR="00926A6A">
        <w:t xml:space="preserve">du sol </w:t>
      </w:r>
      <w:r w:rsidR="00012A0C">
        <w:t>par les variables</w:t>
      </w:r>
      <w:r w:rsidR="00114201">
        <w:t xml:space="preserve"> suiv</w:t>
      </w:r>
      <w:r w:rsidR="000B54FE">
        <w:t>ant</w:t>
      </w:r>
      <w:r w:rsidR="00600902">
        <w:t>e</w:t>
      </w:r>
      <w:r w:rsidR="000B54FE">
        <w:t>s</w:t>
      </w:r>
      <w:r w:rsidR="00926A6A">
        <w:t> :</w:t>
      </w:r>
      <w:r w:rsidR="00012A0C">
        <w:t xml:space="preserve"> </w:t>
      </w:r>
      <w:r w:rsidR="00926A6A">
        <w:t>la c</w:t>
      </w:r>
      <w:r w:rsidR="00012A0C">
        <w:t xml:space="preserve">apacité d'échange de cations (CEC), </w:t>
      </w:r>
      <w:r w:rsidR="00926A6A">
        <w:t>le c</w:t>
      </w:r>
      <w:r w:rsidR="00012A0C">
        <w:t>arbonate de calcium (</w:t>
      </w:r>
      <w:r w:rsidR="0012533C">
        <w:t>CaCO₃</w:t>
      </w:r>
      <w:r w:rsidR="00012A0C">
        <w:t xml:space="preserve">), </w:t>
      </w:r>
      <w:r w:rsidR="00926A6A">
        <w:t>le r</w:t>
      </w:r>
      <w:r w:rsidR="00012A0C">
        <w:t>apport C</w:t>
      </w:r>
      <w:r w:rsidR="00303BAC">
        <w:t>/</w:t>
      </w:r>
      <w:r w:rsidR="00012A0C">
        <w:t xml:space="preserve">N, </w:t>
      </w:r>
      <w:r w:rsidR="00926A6A">
        <w:t>l’a</w:t>
      </w:r>
      <w:r w:rsidR="00012A0C">
        <w:t xml:space="preserve">zote (N), </w:t>
      </w:r>
      <w:r w:rsidR="00926A6A">
        <w:t>le p</w:t>
      </w:r>
      <w:r w:rsidR="00012A0C">
        <w:t xml:space="preserve">hosphore (P), </w:t>
      </w:r>
      <w:r w:rsidR="00926A6A">
        <w:t>le p</w:t>
      </w:r>
      <w:r w:rsidR="00012A0C">
        <w:t xml:space="preserve">otassium (K), </w:t>
      </w:r>
      <w:r w:rsidR="00926A6A">
        <w:t xml:space="preserve">et le </w:t>
      </w:r>
      <w:r w:rsidR="00012A0C">
        <w:t xml:space="preserve">pH </w:t>
      </w:r>
      <w:r w:rsidR="00926A6A">
        <w:t xml:space="preserve">du sol </w:t>
      </w:r>
      <w:r w:rsidR="00012A0C">
        <w:t>dans H</w:t>
      </w:r>
      <w:r w:rsidR="00012A0C" w:rsidRPr="00926A6A">
        <w:rPr>
          <w:vertAlign w:val="subscript"/>
        </w:rPr>
        <w:t>2</w:t>
      </w:r>
      <w:r w:rsidR="00926A6A">
        <w:t>O</w:t>
      </w:r>
      <w:r w:rsidR="003C400A">
        <w:t>.</w:t>
      </w:r>
      <w:r w:rsidR="007664DA">
        <w:t xml:space="preserve"> </w:t>
      </w:r>
      <w:r w:rsidR="003176CA">
        <w:t>Ces variables</w:t>
      </w:r>
      <w:r w:rsidR="00DC0C98">
        <w:t xml:space="preserve"> étaient disponibles à une résolution de 250</w:t>
      </w:r>
      <w:r w:rsidR="009C614D">
        <w:t xml:space="preserve"> </w:t>
      </w:r>
      <w:r w:rsidR="00DC0C98">
        <w:t>m</w:t>
      </w:r>
      <w:r w:rsidR="00081563">
        <w:t xml:space="preserve"> </w:t>
      </w:r>
      <w:r w:rsidR="006A2518" w:rsidRPr="006A2518">
        <w:t>à l'échelle européenne</w:t>
      </w:r>
      <w:r w:rsidR="00C508AD">
        <w:t xml:space="preserve"> et</w:t>
      </w:r>
      <w:r w:rsidR="006A2518" w:rsidRPr="006A2518">
        <w:t xml:space="preserve"> basées sur les données LUCAS 2009/2012</w:t>
      </w:r>
      <w:r w:rsidR="00570B69">
        <w:t xml:space="preserve"> (</w:t>
      </w:r>
      <w:r w:rsidR="00570B69" w:rsidRPr="00570B69">
        <w:t>Land Use and Cover Area frame Survey</w:t>
      </w:r>
      <w:r w:rsidR="00C508AD">
        <w:t>)</w:t>
      </w:r>
      <w:r w:rsidR="006A2518" w:rsidRPr="006A2518">
        <w:t xml:space="preserve"> sur les sols arables</w:t>
      </w:r>
      <w:r w:rsidR="0015219B">
        <w:t>.</w:t>
      </w:r>
      <w:r w:rsidR="008D61E3">
        <w:t xml:space="preserve"> </w:t>
      </w:r>
      <w:r w:rsidR="007664DA" w:rsidRPr="007664DA">
        <w:t xml:space="preserve">Nous avons initialement référencé toutes les variables présélectionnées au système de coordonnées géographiques mondial (WGS84), les avons recadrées et masquées </w:t>
      </w:r>
      <w:r w:rsidR="00917946">
        <w:t xml:space="preserve">pour correspondre aux limites géographiques de France </w:t>
      </w:r>
      <w:r w:rsidR="002A318C" w:rsidRPr="00DC34E6">
        <w:t>métropolitaine</w:t>
      </w:r>
      <w:r w:rsidR="002A318C">
        <w:t xml:space="preserve"> (hors Corse)</w:t>
      </w:r>
      <w:r w:rsidR="00917946">
        <w:t xml:space="preserve">. </w:t>
      </w:r>
      <w:r w:rsidR="00777085">
        <w:t>Pour homogénéiser</w:t>
      </w:r>
      <w:r w:rsidR="00504B99">
        <w:t xml:space="preserve"> </w:t>
      </w:r>
      <w:r w:rsidR="00FD493D">
        <w:t xml:space="preserve">les variables </w:t>
      </w:r>
      <w:r w:rsidR="00777085">
        <w:t xml:space="preserve">et les faire </w:t>
      </w:r>
      <w:r w:rsidR="000A3F95" w:rsidRPr="000A3F95">
        <w:t xml:space="preserve">correspondre à la </w:t>
      </w:r>
      <w:r w:rsidR="004D66C0">
        <w:t xml:space="preserve">même </w:t>
      </w:r>
      <w:r w:rsidR="000A3F95" w:rsidRPr="000A3F95">
        <w:t>résolution</w:t>
      </w:r>
      <w:r w:rsidR="00777085">
        <w:t>, n</w:t>
      </w:r>
      <w:r w:rsidR="00917946">
        <w:t xml:space="preserve">ous avons </w:t>
      </w:r>
      <w:r w:rsidR="007664DA" w:rsidRPr="007664DA">
        <w:t>rééchantillonnées ou désagrégées</w:t>
      </w:r>
      <w:r w:rsidR="00143CEF">
        <w:t xml:space="preserve"> les variables</w:t>
      </w:r>
      <w:r w:rsidR="007664DA" w:rsidRPr="007664DA">
        <w:t xml:space="preserve"> à une résolution </w:t>
      </w:r>
      <w:r w:rsidR="00701FA7" w:rsidRPr="00701FA7">
        <w:t>de 30 secondes d'arc, ce qui correspond à environ 800 m en France</w:t>
      </w:r>
      <w:r w:rsidR="007664DA" w:rsidRPr="007664DA">
        <w:t>.</w:t>
      </w:r>
      <w:r w:rsidR="00917946">
        <w:t xml:space="preserve"> Ces étapes ont été </w:t>
      </w:r>
      <w:r w:rsidR="00073E34">
        <w:t>réalisé</w:t>
      </w:r>
      <w:r w:rsidR="00303BAC">
        <w:t>e</w:t>
      </w:r>
      <w:r w:rsidR="00073E34">
        <w:t>s</w:t>
      </w:r>
      <w:r w:rsidR="00917946">
        <w:t xml:space="preserve"> sous Python avec le module GDAL</w:t>
      </w:r>
      <w:r w:rsidR="00073E34">
        <w:t xml:space="preserve"> (</w:t>
      </w:r>
      <w:r w:rsidR="00073E34" w:rsidRPr="00073E34">
        <w:t>https://pypi.org/project/GDAL/</w:t>
      </w:r>
      <w:r w:rsidR="00073E34">
        <w:t>).</w:t>
      </w:r>
    </w:p>
    <w:p w14:paraId="35DF7AF0" w14:textId="77777777" w:rsidR="009D77A3" w:rsidRPr="00F81BC6" w:rsidRDefault="00F152D0" w:rsidP="0037320E">
      <w:pPr>
        <w:pStyle w:val="Heading2"/>
        <w:rPr>
          <w:rFonts w:cs="Times New Roman"/>
        </w:rPr>
      </w:pPr>
      <w:r w:rsidRPr="00F81BC6">
        <w:rPr>
          <w:rFonts w:cs="Times New Roman"/>
        </w:rPr>
        <w:t>S</w:t>
      </w:r>
      <w:r w:rsidR="00B41DB6" w:rsidRPr="00F81BC6">
        <w:rPr>
          <w:rFonts w:cs="Times New Roman"/>
        </w:rPr>
        <w:t xml:space="preserve">tratégie de </w:t>
      </w:r>
      <w:r w:rsidR="00AE66AD" w:rsidRPr="00F81BC6">
        <w:rPr>
          <w:rFonts w:cs="Times New Roman"/>
        </w:rPr>
        <w:t>modélisation</w:t>
      </w:r>
    </w:p>
    <w:p w14:paraId="3C4F16F5" w14:textId="2BF759C8" w:rsidR="00AE66AD" w:rsidRPr="00F81BC6" w:rsidRDefault="00AE66AD" w:rsidP="002318CE">
      <w:pPr>
        <w:pStyle w:val="Heading3"/>
        <w:rPr>
          <w:rFonts w:cs="Times New Roman"/>
        </w:rPr>
      </w:pPr>
      <w:r w:rsidRPr="00F81BC6">
        <w:rPr>
          <w:rFonts w:cs="Times New Roman"/>
        </w:rPr>
        <w:t>Protocole ODMAP</w:t>
      </w:r>
    </w:p>
    <w:p w14:paraId="20577C49" w14:textId="64897004" w:rsidR="00826D83" w:rsidRDefault="00722ED5" w:rsidP="004D7D68">
      <w:r w:rsidRPr="00722ED5">
        <w:t>L</w:t>
      </w:r>
      <w:r>
        <w:t>a stratégie de modélisation de notre étude</w:t>
      </w:r>
      <w:r w:rsidRPr="00722ED5">
        <w:t xml:space="preserve"> a suivi le protocole </w:t>
      </w:r>
      <w:r>
        <w:t>« </w:t>
      </w:r>
      <w:r w:rsidRPr="00722ED5">
        <w:t>ODMAP</w:t>
      </w:r>
      <w:r>
        <w:t> »</w:t>
      </w:r>
      <w:r w:rsidR="00696ABF">
        <w:t xml:space="preserve"> comme recommandé par</w:t>
      </w:r>
      <w:r w:rsidRPr="00722ED5">
        <w:t xml:space="preserve"> </w:t>
      </w:r>
      <w:r>
        <w:fldChar w:fldCharType="begin"/>
      </w:r>
      <w:r w:rsidR="00A4661B">
        <w:instrText xml:space="preserve"> ADDIN ZOTERO_ITEM CSL_CITATION {"citationID":"CSifLORt","properties":{"formattedCitation":"(Zurell et al., 2020)","plainCitation":"(Zurell et al., 2020)","dontUpdate":true,"noteIndex":0},"citationItems":[{"id":989,"uris":["http://zotero.org/users/7119014/items/7YZNNXHE"],"itemData":{"id":989,"type":"article-journal","abstract":"Species distribution models (SDMs) constitute the most common class of models across ecology, evolution and conservation. The advent of ready-to-use software packages and increasing availability of digital geoinformation have considerably assisted the application of SDMs in the past decade, greatly enabling their broader use for informing conservation and management, and for quantifying impacts from global change. However, models must be fit for purpose, with all important aspects of their development and applications properly considered. Despite the widespread use of SDMs, standardisation and documentation of modelling protocols remain limited, which makes it hard to assess whether development steps are appropriate for end use. To address these issues, we propose a standard protocol for reporting SDMs, with an emphasis on describing how a study's objective is achieved through a series of modeling decisions. We call this the ODMAP (Overview, Data, Model, Assessment and Prediction) protocol, as its components reflect the main steps involved in building SDMs and other empirically-based biodiversity models. The ODMAP protocol serves two main purposes. First, it provides a checklist for authors, detailing key steps for model building and analyses, and thus represents a quick guide and generic workflow for modern SDMs. Second, it introduces a structured format for documenting and communicating the models, ensuring transparency and reproducibility, facilitating peer review and expert evaluation of model quality, as well as meta-analyses. We detail all elements of ODMAP, and explain how it can be used for different model objectives and applications, and how it complements efforts to store associated metadata and define modelling standards. We illustrate its utility by revisiting nine previously published case studies, and provide an interactive web-based application to facilitate its use. We plan to advance ODMAP by encouraging its further refinement and adoption by the scientific community.","container-title":"Ecography","DOI":"10.1111/ecog.04960","ISSN":"1600-0587","issue":"9","language":"en","license":"© 2020 The Authors. Ecography published by John Wiley &amp; Sons Ltd on behalf of Nordic Society Oikos","note":"_eprint: https://onlinelibrary.wiley.com/doi/pdf/10.1111/ecog.04960","page":"1261-1277","source":"Wiley Online Library","title":"A standard protocol for reporting species distribution models","volume":"43","author":[{"family":"Zurell","given":"Damaris"},{"family":"Franklin","given":"Janet"},{"family":"König","given":"Christian"},{"family":"Bouchet","given":"Phil J."},{"family":"Dormann","given":"Carsten F."},{"family":"Elith","given":"Jane"},{"family":"Fandos","given":"Guillermo"},{"family":"Feng","given":"Xiao"},{"family":"Guillera-Arroita","given":"Gurutzeta"},{"family":"Guisan","given":"Antoine"},{"family":"Lahoz-Monfort","given":"José J."},{"family":"Leitão","given":"Pedro J."},{"family":"Park","given":"Daniel S."},{"family":"Peterson","given":"A. Townsend"},{"family":"Rapacciuolo","given":"Giovanni"},{"family":"Schmatz","given":"Dirk R."},{"family":"Schröder","given":"Boris"},{"family":"Serra-Diaz","given":"Josep M."},{"family":"Thuiller","given":"Wilfried"},{"family":"Yates","given":"Katherine L."},{"family":"Zimmermann","given":"Niklaus E."},{"family":"Merow","given":"Cory"}],"issued":{"date-parts":[["2020"]]}}}],"schema":"https://github.com/citation-style-language/schema/raw/master/csl-citation.json"} </w:instrText>
      </w:r>
      <w:r>
        <w:fldChar w:fldCharType="separate"/>
      </w:r>
      <w:r w:rsidRPr="00722ED5">
        <w:rPr>
          <w:rFonts w:cs="Times New Roman"/>
        </w:rPr>
        <w:t xml:space="preserve">Zurell et al. </w:t>
      </w:r>
      <w:r w:rsidR="00696ABF">
        <w:rPr>
          <w:rFonts w:cs="Times New Roman"/>
        </w:rPr>
        <w:t>(</w:t>
      </w:r>
      <w:r w:rsidRPr="00722ED5">
        <w:rPr>
          <w:rFonts w:cs="Times New Roman"/>
        </w:rPr>
        <w:t>2020)</w:t>
      </w:r>
      <w:r>
        <w:fldChar w:fldCharType="end"/>
      </w:r>
      <w:r w:rsidR="00696ABF">
        <w:t xml:space="preserve"> et l’ensemble des étapes </w:t>
      </w:r>
      <w:r w:rsidR="00B31113">
        <w:t>sont</w:t>
      </w:r>
      <w:r w:rsidR="00696ABF">
        <w:t xml:space="preserve"> détaillée dans l’annexe XX</w:t>
      </w:r>
      <w:r>
        <w:t xml:space="preserve">. </w:t>
      </w:r>
      <w:r w:rsidR="00092D53">
        <w:t>Les différentes étapes</w:t>
      </w:r>
      <w:r w:rsidR="006A48B2">
        <w:t xml:space="preserve"> sont </w:t>
      </w:r>
      <w:r w:rsidR="00092D53">
        <w:t>représentées</w:t>
      </w:r>
      <w:r w:rsidR="006A48B2">
        <w:t xml:space="preserve"> à la </w:t>
      </w:r>
      <w:r>
        <w:t xml:space="preserve">Fig. </w:t>
      </w:r>
      <w:r w:rsidR="00703575">
        <w:t>2</w:t>
      </w:r>
      <w:r w:rsidR="00650232">
        <w:t>.</w:t>
      </w:r>
      <w:r w:rsidR="006A48B2">
        <w:t xml:space="preserve"> </w:t>
      </w:r>
      <w:r w:rsidR="006A48B2" w:rsidRPr="006A48B2">
        <w:t xml:space="preserve">Toutes les </w:t>
      </w:r>
      <w:r w:rsidR="006A48B2">
        <w:t xml:space="preserve">étapes </w:t>
      </w:r>
      <w:r w:rsidR="006A48B2" w:rsidRPr="006A48B2">
        <w:t xml:space="preserve">de modélisation ont été effectuées </w:t>
      </w:r>
      <w:r w:rsidR="006A48B2">
        <w:t xml:space="preserve">avec le logiciel </w:t>
      </w:r>
      <w:r w:rsidR="006A48B2" w:rsidRPr="006A48B2">
        <w:t xml:space="preserve">R version </w:t>
      </w:r>
      <w:r w:rsidR="006A48B2">
        <w:t>4</w:t>
      </w:r>
      <w:r w:rsidR="006A48B2" w:rsidRPr="006A48B2">
        <w:t>.</w:t>
      </w:r>
      <w:r w:rsidR="006A48B2">
        <w:t>3</w:t>
      </w:r>
      <w:r w:rsidR="006A48B2" w:rsidRPr="006A48B2">
        <w:t>.1, 202</w:t>
      </w:r>
      <w:r w:rsidR="006A48B2">
        <w:t>3</w:t>
      </w:r>
      <w:r w:rsidR="006A48B2" w:rsidRPr="006A48B2">
        <w:t xml:space="preserve"> </w:t>
      </w:r>
      <w:r w:rsidR="006A48B2">
        <w:fldChar w:fldCharType="begin"/>
      </w:r>
      <w:r w:rsidR="006A48B2">
        <w:instrText xml:space="preserve"> ADDIN ZOTERO_ITEM CSL_CITATION {"citationID":"HajMRmUZ","properties":{"formattedCitation":"(R Core Team, 2023)","plainCitation":"(R Core Team, 2023)","noteIndex":0},"citationItems":[{"id":27,"uris":["http://zotero.org/users/7119014/items/TJ946PQQ"],"itemData":{"id":27,"type":"software","event-place":"Vienna,   Austria","publisher":"R Foundation for Statistical Computing","publisher-place":"Vienna,   Austria","title":"A language and environment for statistical computing","URL":"URL https://www.R-project.org/.","version":"R.4.3.0","author":[{"family":"R Core Team","given":""}],"issued":{"date-parts":[["2023"]]}}}],"schema":"https://github.com/citation-style-language/schema/raw/master/csl-citation.json"} </w:instrText>
      </w:r>
      <w:r w:rsidR="006A48B2">
        <w:fldChar w:fldCharType="separate"/>
      </w:r>
      <w:r w:rsidR="006A48B2" w:rsidRPr="006A48B2">
        <w:rPr>
          <w:rFonts w:cs="Times New Roman"/>
        </w:rPr>
        <w:t>(R Core Team, 2023)</w:t>
      </w:r>
      <w:r w:rsidR="006A48B2">
        <w:fldChar w:fldCharType="end"/>
      </w:r>
      <w:r w:rsidR="006A48B2">
        <w:t>.</w:t>
      </w:r>
      <w:r w:rsidR="00F255BE">
        <w:t xml:space="preserve"> </w:t>
      </w:r>
      <w:r w:rsidR="00F255BE" w:rsidRPr="00583340">
        <w:t xml:space="preserve">Initialement, </w:t>
      </w:r>
      <w:r w:rsidR="004E4AB7" w:rsidRPr="00583340">
        <w:t>toutes les variables explicatives</w:t>
      </w:r>
      <w:r w:rsidR="00F255BE" w:rsidRPr="00583340">
        <w:t xml:space="preserve"> </w:t>
      </w:r>
      <w:r w:rsidR="001E5AC6">
        <w:lastRenderedPageBreak/>
        <w:t xml:space="preserve">(numérique) </w:t>
      </w:r>
      <w:r w:rsidR="00F255BE" w:rsidRPr="00583340">
        <w:t>ont été centré</w:t>
      </w:r>
      <w:r w:rsidR="00FF7121" w:rsidRPr="00583340">
        <w:t>es</w:t>
      </w:r>
      <w:r w:rsidR="00F255BE" w:rsidRPr="00583340">
        <w:t xml:space="preserve"> réduite</w:t>
      </w:r>
      <w:r w:rsidR="00FF7121" w:rsidRPr="00583340">
        <w:t>s</w:t>
      </w:r>
      <w:r w:rsidR="004E4AB7" w:rsidRPr="00583340">
        <w:t>. De plus, l’abondance et la biomasse totale ont été transformé</w:t>
      </w:r>
      <w:r w:rsidR="00FF7121" w:rsidRPr="00583340">
        <w:t>es</w:t>
      </w:r>
      <w:r w:rsidR="004E4AB7" w:rsidRPr="00583340">
        <w:t xml:space="preserve"> par une racine carrée pour se rapprocher </w:t>
      </w:r>
      <w:r w:rsidR="00696ABF" w:rsidRPr="00583340">
        <w:t>d’une distribution gaussienne</w:t>
      </w:r>
      <w:r w:rsidR="004E4AB7" w:rsidRPr="00583340">
        <w:t>.</w:t>
      </w:r>
      <w:r w:rsidR="004E4AB7">
        <w:t xml:space="preserve"> </w:t>
      </w:r>
    </w:p>
    <w:p w14:paraId="09B5BA70" w14:textId="77777777" w:rsidR="004D7D68" w:rsidRDefault="004D7D68" w:rsidP="004D7D68"/>
    <w:p w14:paraId="67099DB8" w14:textId="77777777" w:rsidR="004D7D68" w:rsidRDefault="004D7D68" w:rsidP="004D7D68"/>
    <w:p w14:paraId="1D75B3AD" w14:textId="34CC20CB" w:rsidR="004D7D68" w:rsidRDefault="00B4488E" w:rsidP="0016610B">
      <w:pPr>
        <w:jc w:val="center"/>
      </w:pPr>
      <w:r>
        <w:rPr>
          <w:noProof/>
        </w:rPr>
        <w:drawing>
          <wp:inline distT="0" distB="0" distL="0" distR="0" wp14:anchorId="435CD4FD" wp14:editId="1602E75F">
            <wp:extent cx="5963749" cy="5212080"/>
            <wp:effectExtent l="0" t="0" r="0" b="7620"/>
            <wp:docPr id="138870107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749" cy="5212080"/>
                    </a:xfrm>
                    <a:prstGeom prst="rect">
                      <a:avLst/>
                    </a:prstGeom>
                    <a:noFill/>
                  </pic:spPr>
                </pic:pic>
              </a:graphicData>
            </a:graphic>
          </wp:inline>
        </w:drawing>
      </w:r>
    </w:p>
    <w:p w14:paraId="720FF807" w14:textId="77777777" w:rsidR="00B408E7" w:rsidRDefault="00B408E7" w:rsidP="004D7D68"/>
    <w:p w14:paraId="580C073C" w14:textId="14F52E14" w:rsidR="005F72B1" w:rsidRDefault="00650232" w:rsidP="00650232">
      <w:pPr>
        <w:pStyle w:val="Heading4"/>
      </w:pPr>
      <w:r w:rsidRPr="00C52A2D">
        <w:rPr>
          <w:b/>
          <w:bCs/>
        </w:rPr>
        <w:t xml:space="preserve">Fig. </w:t>
      </w:r>
      <w:proofErr w:type="gramStart"/>
      <w:r w:rsidR="004E683F">
        <w:rPr>
          <w:b/>
          <w:bCs/>
        </w:rPr>
        <w:t>2</w:t>
      </w:r>
      <w:r w:rsidR="009A4D8E" w:rsidRPr="009A4D8E">
        <w:rPr>
          <w:b/>
          <w:bCs/>
        </w:rPr>
        <w:t>:</w:t>
      </w:r>
      <w:proofErr w:type="gramEnd"/>
      <w:r w:rsidR="009A4D8E" w:rsidRPr="009A4D8E">
        <w:rPr>
          <w:b/>
          <w:bCs/>
        </w:rPr>
        <w:t xml:space="preserve">  </w:t>
      </w:r>
      <w:r w:rsidR="009A4D8E" w:rsidRPr="009A4D8E">
        <w:t>Stratégie de modélisation selon le protocole ODMAP : (1) collecte des données biologiques, (2) collecte des données environnementales, (3) Nettoyage des données, (4) sélection de variables, (5) partitionnement des données, (6) ajustement des modèles, (</w:t>
      </w:r>
      <w:r w:rsidR="00390BCE">
        <w:t>7</w:t>
      </w:r>
      <w:r w:rsidR="009A4D8E" w:rsidRPr="009A4D8E">
        <w:t>) évaluation des modèles</w:t>
      </w:r>
      <w:r w:rsidR="00390BCE">
        <w:t xml:space="preserve"> et </w:t>
      </w:r>
      <w:r w:rsidR="00390BCE" w:rsidRPr="009A4D8E">
        <w:t>(</w:t>
      </w:r>
      <w:r w:rsidR="00390BCE">
        <w:t>8</w:t>
      </w:r>
      <w:r w:rsidR="00390BCE" w:rsidRPr="009A4D8E">
        <w:t>) prédiction et</w:t>
      </w:r>
      <w:r w:rsidR="009A4D8E" w:rsidRPr="009A4D8E">
        <w:t>.</w:t>
      </w:r>
      <w:r w:rsidR="009A4D8E">
        <w:t xml:space="preserve"> </w:t>
      </w:r>
    </w:p>
    <w:p w14:paraId="3E582F2F" w14:textId="77777777" w:rsidR="007D67D1" w:rsidRPr="007D67D1" w:rsidRDefault="007D67D1" w:rsidP="007D67D1"/>
    <w:p w14:paraId="051D1B0A" w14:textId="5EAC4B94" w:rsidR="009D77A3" w:rsidRPr="00F81BC6" w:rsidRDefault="0060172A" w:rsidP="002318CE">
      <w:pPr>
        <w:pStyle w:val="Heading3"/>
        <w:rPr>
          <w:rFonts w:cs="Times New Roman"/>
        </w:rPr>
      </w:pPr>
      <w:r w:rsidRPr="00F81BC6">
        <w:rPr>
          <w:rFonts w:cs="Times New Roman"/>
        </w:rPr>
        <w:lastRenderedPageBreak/>
        <w:t>Sélection</w:t>
      </w:r>
      <w:r w:rsidR="0049652A" w:rsidRPr="00F81BC6">
        <w:rPr>
          <w:rFonts w:cs="Times New Roman"/>
        </w:rPr>
        <w:t xml:space="preserve">, </w:t>
      </w:r>
      <w:r w:rsidR="009D77A3" w:rsidRPr="00F81BC6">
        <w:rPr>
          <w:rFonts w:cs="Times New Roman"/>
        </w:rPr>
        <w:t xml:space="preserve">importance </w:t>
      </w:r>
      <w:r w:rsidR="0049652A" w:rsidRPr="00F81BC6">
        <w:rPr>
          <w:rFonts w:cs="Times New Roman"/>
        </w:rPr>
        <w:t xml:space="preserve">et effets </w:t>
      </w:r>
      <w:r w:rsidR="009D77A3" w:rsidRPr="00F81BC6">
        <w:rPr>
          <w:rFonts w:cs="Times New Roman"/>
        </w:rPr>
        <w:t>des variables</w:t>
      </w:r>
    </w:p>
    <w:p w14:paraId="7561C945" w14:textId="5C871443" w:rsidR="00592123" w:rsidRDefault="00B363EA" w:rsidP="007C3886">
      <w:r>
        <w:t xml:space="preserve">Pour chacune des trois </w:t>
      </w:r>
      <w:r w:rsidR="00AA2F57">
        <w:t>variable</w:t>
      </w:r>
      <w:r w:rsidR="0094453C">
        <w:t xml:space="preserve"> </w:t>
      </w:r>
      <w:r w:rsidR="00E609D9">
        <w:t xml:space="preserve">de réponse </w:t>
      </w:r>
      <w:r>
        <w:t>de</w:t>
      </w:r>
      <w:r w:rsidR="00E609D9">
        <w:t>s</w:t>
      </w:r>
      <w:r>
        <w:t xml:space="preserve"> communauté</w:t>
      </w:r>
      <w:r w:rsidR="00E609D9">
        <w:t>s</w:t>
      </w:r>
      <w:r>
        <w:t xml:space="preserve"> des vers de terre, nous avons ajusté des modèles</w:t>
      </w:r>
      <w:r w:rsidR="007535CB" w:rsidRPr="002D1042">
        <w:t xml:space="preserve"> </w:t>
      </w:r>
      <w:r w:rsidR="00FF7121">
        <w:t xml:space="preserve">en </w:t>
      </w:r>
      <w:r w:rsidR="00FF7121" w:rsidRPr="00FF7121">
        <w:t>forêts aléatoires</w:t>
      </w:r>
      <w:r w:rsidR="00FF7121">
        <w:t xml:space="preserve"> </w:t>
      </w:r>
      <w:r>
        <w:t xml:space="preserve">pour identifier l’importance de chaque </w:t>
      </w:r>
      <w:r w:rsidR="00A10AA9">
        <w:t xml:space="preserve">variable explicative </w:t>
      </w:r>
      <w:r w:rsidR="006A62E2">
        <w:fldChar w:fldCharType="begin"/>
      </w:r>
      <w:r w:rsidR="006A62E2">
        <w:instrText xml:space="preserve"> ADDIN ZOTERO_ITEM CSL_CITATION {"citationID":"AenkN7OI","properties":{"formattedCitation":"(Breiman,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6A62E2">
        <w:fldChar w:fldCharType="separate"/>
      </w:r>
      <w:r w:rsidR="006A62E2" w:rsidRPr="006A62E2">
        <w:rPr>
          <w:rFonts w:cs="Times New Roman"/>
        </w:rPr>
        <w:t>(Breiman, 2001)</w:t>
      </w:r>
      <w:r w:rsidR="006A62E2">
        <w:fldChar w:fldCharType="end"/>
      </w:r>
      <w:r w:rsidR="006A62E2">
        <w:t xml:space="preserve">. </w:t>
      </w:r>
      <w:r w:rsidR="00037CC8">
        <w:t xml:space="preserve">Nous avons </w:t>
      </w:r>
      <w:r w:rsidR="00F257A7">
        <w:t>choisi</w:t>
      </w:r>
      <w:r w:rsidR="00037CC8">
        <w:t xml:space="preserve"> le modèle </w:t>
      </w:r>
      <w:r w:rsidR="007535CB" w:rsidRPr="007535CB">
        <w:t>en forêt aléatoire</w:t>
      </w:r>
      <w:r w:rsidR="00037CC8">
        <w:t xml:space="preserve"> car il peut traiter des données non linéaires</w:t>
      </w:r>
      <w:r w:rsidR="00753CE6">
        <w:t xml:space="preserve">, </w:t>
      </w:r>
      <w:r w:rsidR="00683029">
        <w:t>accepter</w:t>
      </w:r>
      <w:r w:rsidR="00753CE6">
        <w:t xml:space="preserve"> </w:t>
      </w:r>
      <w:r w:rsidR="00683029">
        <w:t>l</w:t>
      </w:r>
      <w:r w:rsidR="00753CE6">
        <w:t>es variables corrélées</w:t>
      </w:r>
      <w:r w:rsidR="00037CC8">
        <w:t xml:space="preserve"> tout en intégrant les interactions de</w:t>
      </w:r>
      <w:r w:rsidR="007535CB">
        <w:t>s</w:t>
      </w:r>
      <w:r w:rsidR="00037CC8">
        <w:t xml:space="preserve"> variables qui peuvent améliore </w:t>
      </w:r>
      <w:r w:rsidR="00F257A7">
        <w:t>les performances</w:t>
      </w:r>
      <w:r w:rsidR="00037CC8">
        <w:t xml:space="preserve"> du mod</w:t>
      </w:r>
      <w:r w:rsidR="00FF7121">
        <w:t>èle</w:t>
      </w:r>
      <w:r w:rsidR="00F257A7">
        <w:t xml:space="preserve"> </w:t>
      </w:r>
      <w:r w:rsidR="00F257A7">
        <w:fldChar w:fldCharType="begin"/>
      </w:r>
      <w:r w:rsidR="00F257A7">
        <w:instrText xml:space="preserve"> ADDIN ZOTERO_ITEM CSL_CITATION {"citationID":"cUP7wWk2","properties":{"formattedCitation":"(Breiman,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F257A7">
        <w:fldChar w:fldCharType="separate"/>
      </w:r>
      <w:r w:rsidR="00F257A7" w:rsidRPr="00F257A7">
        <w:rPr>
          <w:rFonts w:cs="Times New Roman"/>
        </w:rPr>
        <w:t>(Breiman, 2001)</w:t>
      </w:r>
      <w:r w:rsidR="00F257A7">
        <w:fldChar w:fldCharType="end"/>
      </w:r>
      <w:r w:rsidR="00037CC8">
        <w:t xml:space="preserve">. </w:t>
      </w:r>
      <w:r w:rsidR="003D4EFD">
        <w:t>Pour</w:t>
      </w:r>
      <w:r w:rsidR="007B46C2">
        <w:t xml:space="preserve"> réduire le nombre de variable et éviter le surajustement</w:t>
      </w:r>
      <w:r w:rsidR="00214896">
        <w:t xml:space="preserve"> </w:t>
      </w:r>
      <w:r w:rsidR="00214896" w:rsidRPr="00A514A1">
        <w:t>(Vaughan et Ormerod, 2005)</w:t>
      </w:r>
      <w:r w:rsidR="003E2A82">
        <w:t xml:space="preserve">, nous avons </w:t>
      </w:r>
      <w:r w:rsidR="0044240C">
        <w:t>identifié</w:t>
      </w:r>
      <w:r w:rsidR="003E2A82">
        <w:t xml:space="preserve"> les </w:t>
      </w:r>
      <w:r w:rsidR="00E668BD">
        <w:t>dix variables</w:t>
      </w:r>
      <w:r w:rsidR="0044240C">
        <w:t xml:space="preserve"> les plus importante</w:t>
      </w:r>
      <w:r w:rsidR="0090501C">
        <w:t>s</w:t>
      </w:r>
      <w:r w:rsidR="00E119F0">
        <w:t xml:space="preserve"> sur les vers de terre</w:t>
      </w:r>
      <w:r w:rsidR="005C5694">
        <w:t xml:space="preserve"> </w:t>
      </w:r>
      <w:r w:rsidR="00E80D8C">
        <w:t>à</w:t>
      </w:r>
      <w:r w:rsidR="00855DCC">
        <w:t xml:space="preserve"> l’aide d’une </w:t>
      </w:r>
      <w:r w:rsidR="0086586D">
        <w:t>procédure</w:t>
      </w:r>
      <w:r w:rsidR="00855DCC">
        <w:t xml:space="preserve"> de permutation</w:t>
      </w:r>
      <w:r w:rsidR="0086586D">
        <w:t xml:space="preserve"> </w:t>
      </w:r>
      <w:r w:rsidR="0086586D">
        <w:fldChar w:fldCharType="begin"/>
      </w:r>
      <w:r w:rsidR="00FC792C">
        <w:instrText xml:space="preserve"> ADDIN ZOTERO_ITEM CSL_CITATION {"citationID":"Tiyd96iB","properties":{"formattedCitation":"(Fourcade &amp; Vercauteren, 2022; Zeiss et al., 2024)","plainCitation":"(Fourcade &amp; Vercauteren, 2022; Zeiss et al., 2024)","noteIndex":0},"citationItems":[{"id":1011,"uris":["http://zotero.org/users/7119014/items/QD53Q9Y6"],"itemData":{"id":1011,"type":"article-journal","abstract":"Aim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sidR="0086586D">
        <w:fldChar w:fldCharType="separate"/>
      </w:r>
      <w:r w:rsidR="00FC792C" w:rsidRPr="00FC792C">
        <w:rPr>
          <w:rFonts w:cs="Times New Roman"/>
        </w:rPr>
        <w:t>(Fourcade &amp; Vercauteren, 2022; Zeiss et al., 2024)</w:t>
      </w:r>
      <w:r w:rsidR="0086586D">
        <w:fldChar w:fldCharType="end"/>
      </w:r>
      <w:r w:rsidR="0086586D">
        <w:t>.</w:t>
      </w:r>
      <w:r w:rsidR="00CF026A">
        <w:t xml:space="preserve"> </w:t>
      </w:r>
      <w:r w:rsidR="0010513C">
        <w:t>Ainsi, l</w:t>
      </w:r>
      <w:r w:rsidR="00081B23">
        <w:t>es variables identifié</w:t>
      </w:r>
      <w:r w:rsidR="008B0146">
        <w:t>s</w:t>
      </w:r>
      <w:r w:rsidR="00081B23">
        <w:t xml:space="preserve"> </w:t>
      </w:r>
      <w:r w:rsidR="008B0146">
        <w:t xml:space="preserve">(Tableau </w:t>
      </w:r>
      <w:r w:rsidR="00055A47">
        <w:t>1</w:t>
      </w:r>
      <w:r w:rsidR="008B0146">
        <w:t xml:space="preserve">) </w:t>
      </w:r>
      <w:r w:rsidR="00081B23">
        <w:t xml:space="preserve">pour la prédiction </w:t>
      </w:r>
      <w:r w:rsidR="008B0146">
        <w:t>étaient :</w:t>
      </w:r>
      <w:r w:rsidR="0010513C">
        <w:t xml:space="preserve"> l’occupation du sol, la longitude, la latitude, </w:t>
      </w:r>
      <w:r w:rsidR="009B7EF0">
        <w:t>le c</w:t>
      </w:r>
      <w:r w:rsidR="009B7EF0" w:rsidRPr="009B7EF0">
        <w:t>arbonate de calcium (</w:t>
      </w:r>
      <w:r w:rsidR="0012533C">
        <w:t>CaCO₃</w:t>
      </w:r>
      <w:r w:rsidR="009B7EF0" w:rsidRPr="009B7EF0">
        <w:t>)</w:t>
      </w:r>
      <w:r w:rsidR="009B7EF0">
        <w:t xml:space="preserve">, l’azote (N), le phosphore (P), la </w:t>
      </w:r>
      <w:r w:rsidR="009B7EF0" w:rsidRPr="0010513C">
        <w:t>teneur en argile et en limon</w:t>
      </w:r>
      <w:r w:rsidR="009B7EF0">
        <w:t xml:space="preserve">, </w:t>
      </w:r>
      <w:r w:rsidR="009B7EF0" w:rsidRPr="009B7EF0">
        <w:t>l'isothermité (</w:t>
      </w:r>
      <w:r w:rsidR="009B7EF0">
        <w:t>bio</w:t>
      </w:r>
      <w:r w:rsidR="009B7EF0" w:rsidRPr="009B7EF0">
        <w:t>3)</w:t>
      </w:r>
      <w:r w:rsidR="009B7EF0">
        <w:t xml:space="preserve"> et </w:t>
      </w:r>
      <w:r w:rsidR="009B7EF0" w:rsidRPr="0010513C">
        <w:t>les précipitations annuelles moyennes</w:t>
      </w:r>
      <w:r w:rsidR="009B7EF0">
        <w:t>.</w:t>
      </w:r>
      <w:r w:rsidR="00450B58">
        <w:t xml:space="preserve"> </w:t>
      </w:r>
      <w:r w:rsidR="00E54F07">
        <w:t xml:space="preserve">Par la suite, </w:t>
      </w:r>
      <w:r w:rsidR="006031C9">
        <w:t>tous les modèles ajustés</w:t>
      </w:r>
      <w:r w:rsidR="00E54F07">
        <w:t xml:space="preserve"> ont </w:t>
      </w:r>
      <w:r w:rsidR="006031C9">
        <w:t>utilisé</w:t>
      </w:r>
      <w:r w:rsidR="00E54F07">
        <w:t xml:space="preserve"> ces dix </w:t>
      </w:r>
      <w:r w:rsidR="006031C9">
        <w:t xml:space="preserve">variables sélectionnées. </w:t>
      </w:r>
      <w:r w:rsidR="00C171A3">
        <w:t xml:space="preserve">Par ailleurs, nous avons utilisé le </w:t>
      </w:r>
      <w:r w:rsidR="0049652A">
        <w:t xml:space="preserve">package </w:t>
      </w:r>
      <w:r w:rsidR="0049652A" w:rsidRPr="001A37C3">
        <w:rPr>
          <w:i/>
          <w:iCs/>
        </w:rPr>
        <w:t>iml</w:t>
      </w:r>
      <w:r w:rsidR="0049652A">
        <w:t xml:space="preserve"> pour améliorer l’</w:t>
      </w:r>
      <w:r w:rsidR="00AC51BF">
        <w:t>interprétabilité</w:t>
      </w:r>
      <w:r w:rsidR="0049652A">
        <w:t xml:space="preserve"> des modèles notamment en explorant l’importance, les effets et les interaction</w:t>
      </w:r>
      <w:r w:rsidR="00AC51BF">
        <w:t>s</w:t>
      </w:r>
      <w:r w:rsidR="0049652A">
        <w:t xml:space="preserve"> des variables</w:t>
      </w:r>
      <w:r w:rsidR="00AC51BF">
        <w:t xml:space="preserve"> </w:t>
      </w:r>
      <w:r w:rsidR="00E17817">
        <w:fldChar w:fldCharType="begin"/>
      </w:r>
      <w:r w:rsidR="00E17817">
        <w:instrText xml:space="preserve"> ADDIN ZOTERO_ITEM CSL_CITATION {"citationID":"5bqLxVyT","properties":{"formattedCitation":"(Casalicchio et al., 2024)","plainCitation":"(Casalicchio et al., 2024)","noteIndex":0},"citationItems":[{"id":1159,"uris":["http://zotero.org/users/7119014/items/ZEM2TT3C"],"itemData":{"id":1159,"type":"software","abstract":"Interpretability methods to analyze the behavior and predictions of any machine learning model. Implemented methods are: Feature importance described by Fisher et al. (2018) &lt;doi:10.48550/arxiv.1801.01489&gt;, accumulated local effects plots described by Apley (2018) &lt;doi:10.48550/arxiv.1612.08468&gt;, partial dependence plots described by Friedman (2001) &lt;www.jstor.org/stable/2699986&gt;, individual conditional expectation ('ice') plots described by Goldstein et al. (2013) &lt;doi:10.1080/10618600.2014.907095&gt;, local models (variant of 'lime') described by Ribeiro et. al (2016) &lt;doi:10.48550/arXiv.1602.04938&gt;, the Shapley Value described by Strumbelj et. al (2014) &lt;doi:10.1007/s10115-013-0679-x&gt;, feature interactions described by Friedman et. al &lt;doi:10.1214/07-AOAS148&gt; and tree surrogate models.","license":"MIT + file LICENSE","source":"R-Packages","title":"iml: Interpretable Machine Learning","title-short":"iml","URL":"https://cran.r-project.org/web/packages/iml/","version":"0.11.3","author":[{"family":"Casalicchio","given":"Giuseppe"},{"family":"Molnar","given":"Christoph"},{"family":"Schratz","given":"Patrick"}],"accessed":{"date-parts":[["2024",5,16]]},"issued":{"date-parts":[["2024",4,27]]}}}],"schema":"https://github.com/citation-style-language/schema/raw/master/csl-citation.json"} </w:instrText>
      </w:r>
      <w:r w:rsidR="00E17817">
        <w:fldChar w:fldCharType="separate"/>
      </w:r>
      <w:r w:rsidR="00E17817" w:rsidRPr="00E17817">
        <w:rPr>
          <w:rFonts w:cs="Times New Roman"/>
        </w:rPr>
        <w:t>(Casalicchio et al., 2024)</w:t>
      </w:r>
      <w:r w:rsidR="00E17817">
        <w:fldChar w:fldCharType="end"/>
      </w:r>
      <w:r w:rsidR="00592123">
        <w:t>.</w:t>
      </w:r>
    </w:p>
    <w:p w14:paraId="74A62842" w14:textId="2391A3B5" w:rsidR="002318CE" w:rsidRDefault="002318CE" w:rsidP="002318CE">
      <w:pPr>
        <w:pStyle w:val="Heading4"/>
      </w:pPr>
      <w:r>
        <w:rPr>
          <w:b/>
          <w:bCs/>
        </w:rPr>
        <w:t xml:space="preserve">Tableau </w:t>
      </w:r>
      <w:r w:rsidR="00BE22D6">
        <w:rPr>
          <w:b/>
          <w:bCs/>
        </w:rPr>
        <w:t>1</w:t>
      </w:r>
      <w:r w:rsidRPr="00C52A2D">
        <w:rPr>
          <w:b/>
          <w:bCs/>
        </w:rPr>
        <w:t> :</w:t>
      </w:r>
      <w:r w:rsidRPr="00C52A2D">
        <w:t xml:space="preserve"> </w:t>
      </w:r>
      <w:r w:rsidRPr="00E358DB">
        <w:t xml:space="preserve">Abréviations et noms des </w:t>
      </w:r>
      <w:r>
        <w:t xml:space="preserve">variables </w:t>
      </w:r>
      <w:r w:rsidRPr="00E358DB">
        <w:t>utilisés dans</w:t>
      </w:r>
      <w:r>
        <w:t xml:space="preserve"> la prédiction</w:t>
      </w:r>
      <w:r w:rsidRPr="00E358DB">
        <w:t xml:space="preserve"> </w:t>
      </w:r>
      <w:r>
        <w:t xml:space="preserve">des </w:t>
      </w:r>
      <w:r w:rsidRPr="00E358DB">
        <w:t>communautés de vers de terre. Pour les prédicteurs catégoriels (de type booléen), la somme totale est fournie, résumant l'ensemble total de données avec</w:t>
      </w:r>
      <w:r>
        <w:t xml:space="preserve"> </w:t>
      </w:r>
      <w:r w:rsidR="009A46AB">
        <w:t>3758</w:t>
      </w:r>
      <w:r w:rsidRPr="00E358DB">
        <w:t xml:space="preserve"> </w:t>
      </w:r>
      <w:r>
        <w:t>observations</w:t>
      </w:r>
      <w:r w:rsidRPr="00E358DB">
        <w:t>. Pour les prédicteurs continus, trois percentiles (0,05, 0,5 et 0,95) de l'ensemble de données final sont fournis.</w:t>
      </w:r>
    </w:p>
    <w:p w14:paraId="2C55B202" w14:textId="77777777" w:rsidR="00565E1D" w:rsidRDefault="00565E1D" w:rsidP="00565E1D"/>
    <w:p w14:paraId="4015AC54" w14:textId="77777777" w:rsidR="00565E1D" w:rsidRDefault="00565E1D" w:rsidP="00565E1D"/>
    <w:p w14:paraId="5E123B13" w14:textId="77777777" w:rsidR="00565E1D" w:rsidRDefault="00565E1D" w:rsidP="00565E1D"/>
    <w:p w14:paraId="1E80E129" w14:textId="77777777" w:rsidR="00565E1D" w:rsidRDefault="00565E1D" w:rsidP="00565E1D"/>
    <w:p w14:paraId="7122AA5C" w14:textId="77777777" w:rsidR="00565E1D" w:rsidRDefault="00565E1D" w:rsidP="00565E1D"/>
    <w:p w14:paraId="2ED131E9" w14:textId="77777777" w:rsidR="00565E1D" w:rsidRDefault="00565E1D" w:rsidP="00565E1D"/>
    <w:p w14:paraId="5465BA92" w14:textId="77777777" w:rsidR="00565E1D" w:rsidRDefault="00565E1D" w:rsidP="00565E1D"/>
    <w:p w14:paraId="46845846" w14:textId="77777777" w:rsidR="00565E1D" w:rsidRDefault="00565E1D" w:rsidP="00565E1D"/>
    <w:p w14:paraId="2739DAC3" w14:textId="77777777" w:rsidR="00565E1D" w:rsidRPr="00565E1D" w:rsidRDefault="00565E1D" w:rsidP="00565E1D"/>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56"/>
        <w:gridCol w:w="3169"/>
        <w:gridCol w:w="1961"/>
        <w:gridCol w:w="1035"/>
        <w:gridCol w:w="1179"/>
      </w:tblGrid>
      <w:tr w:rsidR="00A36A51" w:rsidRPr="00A36A51" w14:paraId="45990F18" w14:textId="77777777" w:rsidTr="00C23C88">
        <w:trPr>
          <w:trHeight w:val="588"/>
        </w:trPr>
        <w:tc>
          <w:tcPr>
            <w:tcW w:w="1098" w:type="dxa"/>
            <w:noWrap/>
            <w:hideMark/>
          </w:tcPr>
          <w:p w14:paraId="48FE136D" w14:textId="77777777" w:rsidR="00640800" w:rsidRPr="00A36A51" w:rsidRDefault="00640800" w:rsidP="00C37935">
            <w:pPr>
              <w:spacing w:line="480" w:lineRule="auto"/>
              <w:jc w:val="center"/>
              <w:rPr>
                <w:b/>
                <w:bCs/>
                <w:sz w:val="18"/>
                <w:szCs w:val="18"/>
              </w:rPr>
            </w:pPr>
            <w:r w:rsidRPr="00A36A51">
              <w:rPr>
                <w:b/>
                <w:bCs/>
                <w:sz w:val="18"/>
                <w:szCs w:val="18"/>
              </w:rPr>
              <w:lastRenderedPageBreak/>
              <w:t>Category</w:t>
            </w:r>
          </w:p>
        </w:tc>
        <w:tc>
          <w:tcPr>
            <w:tcW w:w="643" w:type="dxa"/>
            <w:noWrap/>
            <w:hideMark/>
          </w:tcPr>
          <w:p w14:paraId="563C1550" w14:textId="77777777" w:rsidR="00640800" w:rsidRPr="00A36A51" w:rsidRDefault="00640800" w:rsidP="00C37935">
            <w:pPr>
              <w:spacing w:line="480" w:lineRule="auto"/>
              <w:jc w:val="center"/>
              <w:rPr>
                <w:b/>
                <w:bCs/>
                <w:sz w:val="18"/>
                <w:szCs w:val="18"/>
              </w:rPr>
            </w:pPr>
            <w:r w:rsidRPr="00A36A51">
              <w:rPr>
                <w:b/>
                <w:bCs/>
                <w:sz w:val="18"/>
                <w:szCs w:val="18"/>
              </w:rPr>
              <w:t>Abbr</w:t>
            </w:r>
          </w:p>
        </w:tc>
        <w:tc>
          <w:tcPr>
            <w:tcW w:w="3169" w:type="dxa"/>
            <w:noWrap/>
            <w:hideMark/>
          </w:tcPr>
          <w:p w14:paraId="5A0A7A4C" w14:textId="77777777" w:rsidR="00640800" w:rsidRPr="00A36A51" w:rsidRDefault="00640800" w:rsidP="00C37935">
            <w:pPr>
              <w:spacing w:line="480" w:lineRule="auto"/>
              <w:jc w:val="center"/>
              <w:rPr>
                <w:b/>
                <w:bCs/>
                <w:sz w:val="18"/>
                <w:szCs w:val="18"/>
              </w:rPr>
            </w:pPr>
            <w:r w:rsidRPr="00A36A51">
              <w:rPr>
                <w:b/>
                <w:bCs/>
                <w:sz w:val="18"/>
                <w:szCs w:val="18"/>
              </w:rPr>
              <w:t>Description</w:t>
            </w:r>
          </w:p>
        </w:tc>
        <w:tc>
          <w:tcPr>
            <w:tcW w:w="1961" w:type="dxa"/>
            <w:noWrap/>
            <w:hideMark/>
          </w:tcPr>
          <w:p w14:paraId="5F02A673" w14:textId="77777777" w:rsidR="00640800" w:rsidRPr="00A36A51" w:rsidRDefault="00640800" w:rsidP="00C37935">
            <w:pPr>
              <w:spacing w:line="480" w:lineRule="auto"/>
              <w:jc w:val="center"/>
              <w:rPr>
                <w:b/>
                <w:bCs/>
                <w:sz w:val="18"/>
                <w:szCs w:val="18"/>
              </w:rPr>
            </w:pPr>
            <w:r w:rsidRPr="00A36A51">
              <w:rPr>
                <w:b/>
                <w:bCs/>
                <w:sz w:val="18"/>
                <w:szCs w:val="18"/>
              </w:rPr>
              <w:t>Units</w:t>
            </w:r>
          </w:p>
        </w:tc>
        <w:tc>
          <w:tcPr>
            <w:tcW w:w="1035" w:type="dxa"/>
            <w:noWrap/>
            <w:hideMark/>
          </w:tcPr>
          <w:p w14:paraId="03B878C0" w14:textId="77777777" w:rsidR="00640800" w:rsidRPr="00A36A51" w:rsidRDefault="00640800" w:rsidP="00C37935">
            <w:pPr>
              <w:spacing w:line="480" w:lineRule="auto"/>
              <w:jc w:val="center"/>
              <w:rPr>
                <w:b/>
                <w:bCs/>
                <w:sz w:val="18"/>
                <w:szCs w:val="18"/>
              </w:rPr>
            </w:pPr>
            <w:r w:rsidRPr="00A36A51">
              <w:rPr>
                <w:b/>
                <w:bCs/>
                <w:sz w:val="18"/>
                <w:szCs w:val="18"/>
              </w:rPr>
              <w:t>Time scale</w:t>
            </w:r>
          </w:p>
        </w:tc>
        <w:tc>
          <w:tcPr>
            <w:tcW w:w="1179" w:type="dxa"/>
            <w:noWrap/>
            <w:hideMark/>
          </w:tcPr>
          <w:p w14:paraId="56FD1199" w14:textId="77777777" w:rsidR="00640800" w:rsidRPr="00A36A51" w:rsidRDefault="00640800" w:rsidP="00C37935">
            <w:pPr>
              <w:spacing w:line="480" w:lineRule="auto"/>
              <w:jc w:val="center"/>
              <w:rPr>
                <w:b/>
                <w:bCs/>
                <w:sz w:val="18"/>
                <w:szCs w:val="18"/>
              </w:rPr>
            </w:pPr>
            <w:r w:rsidRPr="00A36A51">
              <w:rPr>
                <w:b/>
                <w:bCs/>
                <w:sz w:val="18"/>
                <w:szCs w:val="18"/>
              </w:rPr>
              <w:t>Reference</w:t>
            </w:r>
          </w:p>
        </w:tc>
      </w:tr>
      <w:tr w:rsidR="00A36A51" w:rsidRPr="00A36A51" w14:paraId="26B606E4" w14:textId="77777777" w:rsidTr="00C23C88">
        <w:trPr>
          <w:trHeight w:val="312"/>
        </w:trPr>
        <w:tc>
          <w:tcPr>
            <w:tcW w:w="1098" w:type="dxa"/>
            <w:vMerge w:val="restart"/>
            <w:noWrap/>
            <w:vAlign w:val="center"/>
            <w:hideMark/>
          </w:tcPr>
          <w:p w14:paraId="1BE4F6DE" w14:textId="77777777" w:rsidR="00640800" w:rsidRPr="00A36A51" w:rsidRDefault="00640800" w:rsidP="00C37935">
            <w:pPr>
              <w:spacing w:line="480" w:lineRule="auto"/>
              <w:jc w:val="center"/>
              <w:rPr>
                <w:b/>
                <w:bCs/>
                <w:sz w:val="18"/>
                <w:szCs w:val="18"/>
              </w:rPr>
            </w:pPr>
            <w:r w:rsidRPr="00A36A51">
              <w:rPr>
                <w:b/>
                <w:bCs/>
                <w:sz w:val="18"/>
                <w:szCs w:val="18"/>
              </w:rPr>
              <w:t>LandCover</w:t>
            </w:r>
          </w:p>
        </w:tc>
        <w:tc>
          <w:tcPr>
            <w:tcW w:w="643" w:type="dxa"/>
            <w:noWrap/>
            <w:hideMark/>
          </w:tcPr>
          <w:p w14:paraId="39DF72BF" w14:textId="77777777" w:rsidR="00640800" w:rsidRPr="00A36A51" w:rsidRDefault="00640800" w:rsidP="00C37935">
            <w:pPr>
              <w:spacing w:line="480" w:lineRule="auto"/>
              <w:rPr>
                <w:sz w:val="18"/>
                <w:szCs w:val="18"/>
              </w:rPr>
            </w:pPr>
            <w:r w:rsidRPr="00A36A51">
              <w:rPr>
                <w:sz w:val="18"/>
                <w:szCs w:val="18"/>
              </w:rPr>
              <w:t>For</w:t>
            </w:r>
          </w:p>
        </w:tc>
        <w:tc>
          <w:tcPr>
            <w:tcW w:w="3169" w:type="dxa"/>
            <w:noWrap/>
            <w:hideMark/>
          </w:tcPr>
          <w:p w14:paraId="4C41E9E5" w14:textId="77777777" w:rsidR="00640800" w:rsidRPr="00A36A51" w:rsidRDefault="00640800" w:rsidP="00C37935">
            <w:pPr>
              <w:spacing w:line="480" w:lineRule="auto"/>
              <w:rPr>
                <w:sz w:val="18"/>
                <w:szCs w:val="18"/>
              </w:rPr>
            </w:pPr>
            <w:r w:rsidRPr="00A36A51">
              <w:rPr>
                <w:sz w:val="18"/>
                <w:szCs w:val="18"/>
              </w:rPr>
              <w:t>Forest (all types)</w:t>
            </w:r>
          </w:p>
        </w:tc>
        <w:tc>
          <w:tcPr>
            <w:tcW w:w="1961" w:type="dxa"/>
            <w:noWrap/>
            <w:hideMark/>
          </w:tcPr>
          <w:p w14:paraId="17B6CE3C" w14:textId="77777777" w:rsidR="00640800" w:rsidRPr="00A36A51" w:rsidRDefault="00640800" w:rsidP="00C37935">
            <w:pPr>
              <w:spacing w:line="480" w:lineRule="auto"/>
              <w:rPr>
                <w:sz w:val="18"/>
                <w:szCs w:val="18"/>
              </w:rPr>
            </w:pPr>
            <w:r w:rsidRPr="00A36A51">
              <w:rPr>
                <w:sz w:val="18"/>
                <w:szCs w:val="18"/>
              </w:rPr>
              <w:t>Boolean</w:t>
            </w:r>
          </w:p>
        </w:tc>
        <w:tc>
          <w:tcPr>
            <w:tcW w:w="1035" w:type="dxa"/>
            <w:vMerge w:val="restart"/>
            <w:noWrap/>
            <w:vAlign w:val="center"/>
            <w:hideMark/>
          </w:tcPr>
          <w:p w14:paraId="5B1297AE" w14:textId="50D102A3" w:rsidR="00640800" w:rsidRPr="00A36A51" w:rsidRDefault="00640800" w:rsidP="00C37935">
            <w:pPr>
              <w:spacing w:line="480" w:lineRule="auto"/>
              <w:jc w:val="center"/>
              <w:rPr>
                <w:sz w:val="18"/>
                <w:szCs w:val="18"/>
              </w:rPr>
            </w:pPr>
            <w:r w:rsidRPr="00A36A51">
              <w:rPr>
                <w:sz w:val="18"/>
                <w:szCs w:val="18"/>
              </w:rPr>
              <w:t>1990</w:t>
            </w:r>
            <w:r w:rsidR="003F3D24">
              <w:rPr>
                <w:sz w:val="18"/>
                <w:szCs w:val="18"/>
              </w:rPr>
              <w:t xml:space="preserve"> </w:t>
            </w:r>
            <w:r w:rsidRPr="00A36A51">
              <w:rPr>
                <w:sz w:val="18"/>
                <w:szCs w:val="18"/>
              </w:rPr>
              <w:t>-2023</w:t>
            </w:r>
          </w:p>
        </w:tc>
        <w:tc>
          <w:tcPr>
            <w:tcW w:w="1179" w:type="dxa"/>
            <w:vMerge w:val="restart"/>
            <w:vAlign w:val="center"/>
            <w:hideMark/>
          </w:tcPr>
          <w:p w14:paraId="7351DDC7" w14:textId="77777777" w:rsidR="00640800" w:rsidRPr="00A36A51" w:rsidRDefault="00640800" w:rsidP="00C37935">
            <w:pPr>
              <w:spacing w:line="480" w:lineRule="auto"/>
              <w:jc w:val="center"/>
              <w:rPr>
                <w:sz w:val="18"/>
                <w:szCs w:val="18"/>
              </w:rPr>
            </w:pPr>
            <w:r w:rsidRPr="00A36A51">
              <w:rPr>
                <w:sz w:val="18"/>
                <w:szCs w:val="18"/>
              </w:rPr>
              <w:t>LandWorm database</w:t>
            </w:r>
          </w:p>
        </w:tc>
      </w:tr>
      <w:tr w:rsidR="009D7F41" w:rsidRPr="00A36A51" w14:paraId="2E08BDD8" w14:textId="77777777" w:rsidTr="00C23C88">
        <w:trPr>
          <w:trHeight w:val="312"/>
        </w:trPr>
        <w:tc>
          <w:tcPr>
            <w:tcW w:w="1098" w:type="dxa"/>
            <w:vMerge/>
            <w:vAlign w:val="center"/>
            <w:hideMark/>
          </w:tcPr>
          <w:p w14:paraId="30332C60" w14:textId="77777777" w:rsidR="00640800" w:rsidRPr="00A36A51" w:rsidRDefault="00640800" w:rsidP="00C37935">
            <w:pPr>
              <w:spacing w:line="480" w:lineRule="auto"/>
              <w:jc w:val="center"/>
              <w:rPr>
                <w:b/>
                <w:bCs/>
                <w:sz w:val="18"/>
                <w:szCs w:val="18"/>
              </w:rPr>
            </w:pPr>
          </w:p>
        </w:tc>
        <w:tc>
          <w:tcPr>
            <w:tcW w:w="643" w:type="dxa"/>
            <w:noWrap/>
            <w:hideMark/>
          </w:tcPr>
          <w:p w14:paraId="363A26A8" w14:textId="77777777" w:rsidR="00640800" w:rsidRPr="00A36A51" w:rsidRDefault="00640800" w:rsidP="00C37935">
            <w:pPr>
              <w:spacing w:line="480" w:lineRule="auto"/>
              <w:rPr>
                <w:sz w:val="18"/>
                <w:szCs w:val="18"/>
              </w:rPr>
            </w:pPr>
            <w:r w:rsidRPr="00A36A51">
              <w:rPr>
                <w:sz w:val="18"/>
                <w:szCs w:val="18"/>
              </w:rPr>
              <w:t>Gua</w:t>
            </w:r>
          </w:p>
        </w:tc>
        <w:tc>
          <w:tcPr>
            <w:tcW w:w="3169" w:type="dxa"/>
            <w:noWrap/>
            <w:hideMark/>
          </w:tcPr>
          <w:p w14:paraId="6FE9D551" w14:textId="77777777" w:rsidR="00640800" w:rsidRPr="00A36A51" w:rsidRDefault="00640800" w:rsidP="00C37935">
            <w:pPr>
              <w:spacing w:line="480" w:lineRule="auto"/>
              <w:rPr>
                <w:sz w:val="18"/>
                <w:szCs w:val="18"/>
              </w:rPr>
            </w:pPr>
            <w:r w:rsidRPr="00A36A51">
              <w:rPr>
                <w:sz w:val="18"/>
                <w:szCs w:val="18"/>
              </w:rPr>
              <w:t>Green urban areas</w:t>
            </w:r>
          </w:p>
        </w:tc>
        <w:tc>
          <w:tcPr>
            <w:tcW w:w="1961" w:type="dxa"/>
            <w:noWrap/>
            <w:hideMark/>
          </w:tcPr>
          <w:p w14:paraId="78A97FE8" w14:textId="77777777" w:rsidR="00640800" w:rsidRPr="00A36A51" w:rsidRDefault="00640800" w:rsidP="00C37935">
            <w:pPr>
              <w:spacing w:line="480" w:lineRule="auto"/>
              <w:rPr>
                <w:sz w:val="18"/>
                <w:szCs w:val="18"/>
              </w:rPr>
            </w:pPr>
            <w:r w:rsidRPr="00A36A51">
              <w:rPr>
                <w:sz w:val="18"/>
                <w:szCs w:val="18"/>
              </w:rPr>
              <w:t>Boolean</w:t>
            </w:r>
          </w:p>
        </w:tc>
        <w:tc>
          <w:tcPr>
            <w:tcW w:w="1035" w:type="dxa"/>
            <w:vMerge/>
            <w:vAlign w:val="center"/>
            <w:hideMark/>
          </w:tcPr>
          <w:p w14:paraId="199CCE4F" w14:textId="77777777" w:rsidR="00640800" w:rsidRPr="00A36A51" w:rsidRDefault="00640800" w:rsidP="00C37935">
            <w:pPr>
              <w:spacing w:line="480" w:lineRule="auto"/>
              <w:jc w:val="center"/>
              <w:rPr>
                <w:sz w:val="18"/>
                <w:szCs w:val="18"/>
              </w:rPr>
            </w:pPr>
          </w:p>
        </w:tc>
        <w:tc>
          <w:tcPr>
            <w:tcW w:w="1179" w:type="dxa"/>
            <w:vMerge/>
            <w:vAlign w:val="center"/>
            <w:hideMark/>
          </w:tcPr>
          <w:p w14:paraId="2FA37D40" w14:textId="77777777" w:rsidR="00640800" w:rsidRPr="00A36A51" w:rsidRDefault="00640800" w:rsidP="00C37935">
            <w:pPr>
              <w:spacing w:line="480" w:lineRule="auto"/>
              <w:jc w:val="center"/>
              <w:rPr>
                <w:sz w:val="18"/>
                <w:szCs w:val="18"/>
              </w:rPr>
            </w:pPr>
          </w:p>
        </w:tc>
      </w:tr>
      <w:tr w:rsidR="009D7F41" w:rsidRPr="00A36A51" w14:paraId="0C64623B" w14:textId="77777777" w:rsidTr="00C23C88">
        <w:trPr>
          <w:trHeight w:val="312"/>
        </w:trPr>
        <w:tc>
          <w:tcPr>
            <w:tcW w:w="1098" w:type="dxa"/>
            <w:vMerge/>
            <w:vAlign w:val="center"/>
            <w:hideMark/>
          </w:tcPr>
          <w:p w14:paraId="2067C6C9" w14:textId="77777777" w:rsidR="00640800" w:rsidRPr="00A36A51" w:rsidRDefault="00640800" w:rsidP="00C37935">
            <w:pPr>
              <w:spacing w:line="480" w:lineRule="auto"/>
              <w:jc w:val="center"/>
              <w:rPr>
                <w:b/>
                <w:bCs/>
                <w:sz w:val="18"/>
                <w:szCs w:val="18"/>
              </w:rPr>
            </w:pPr>
          </w:p>
        </w:tc>
        <w:tc>
          <w:tcPr>
            <w:tcW w:w="643" w:type="dxa"/>
            <w:noWrap/>
            <w:hideMark/>
          </w:tcPr>
          <w:p w14:paraId="4841D327" w14:textId="77777777" w:rsidR="00640800" w:rsidRPr="00A36A51" w:rsidRDefault="00640800" w:rsidP="00C37935">
            <w:pPr>
              <w:spacing w:line="480" w:lineRule="auto"/>
              <w:rPr>
                <w:sz w:val="18"/>
                <w:szCs w:val="18"/>
              </w:rPr>
            </w:pPr>
            <w:r w:rsidRPr="00A36A51">
              <w:rPr>
                <w:sz w:val="18"/>
                <w:szCs w:val="18"/>
              </w:rPr>
              <w:t>Nag</w:t>
            </w:r>
          </w:p>
        </w:tc>
        <w:tc>
          <w:tcPr>
            <w:tcW w:w="3169" w:type="dxa"/>
            <w:noWrap/>
            <w:hideMark/>
          </w:tcPr>
          <w:p w14:paraId="204E599C" w14:textId="77777777" w:rsidR="00640800" w:rsidRPr="00A36A51" w:rsidRDefault="00640800" w:rsidP="00C37935">
            <w:pPr>
              <w:spacing w:line="480" w:lineRule="auto"/>
              <w:rPr>
                <w:sz w:val="18"/>
                <w:szCs w:val="18"/>
              </w:rPr>
            </w:pPr>
            <w:r w:rsidRPr="00A36A51">
              <w:rPr>
                <w:sz w:val="18"/>
                <w:szCs w:val="18"/>
              </w:rPr>
              <w:t>Natural grasslands</w:t>
            </w:r>
          </w:p>
        </w:tc>
        <w:tc>
          <w:tcPr>
            <w:tcW w:w="1961" w:type="dxa"/>
            <w:noWrap/>
            <w:hideMark/>
          </w:tcPr>
          <w:p w14:paraId="78D0725C" w14:textId="77777777" w:rsidR="00640800" w:rsidRPr="00A36A51" w:rsidRDefault="00640800" w:rsidP="00C37935">
            <w:pPr>
              <w:spacing w:line="480" w:lineRule="auto"/>
              <w:rPr>
                <w:sz w:val="18"/>
                <w:szCs w:val="18"/>
              </w:rPr>
            </w:pPr>
            <w:r w:rsidRPr="00A36A51">
              <w:rPr>
                <w:sz w:val="18"/>
                <w:szCs w:val="18"/>
              </w:rPr>
              <w:t>Boolean</w:t>
            </w:r>
          </w:p>
        </w:tc>
        <w:tc>
          <w:tcPr>
            <w:tcW w:w="1035" w:type="dxa"/>
            <w:vMerge/>
            <w:vAlign w:val="center"/>
            <w:hideMark/>
          </w:tcPr>
          <w:p w14:paraId="6FC03891" w14:textId="77777777" w:rsidR="00640800" w:rsidRPr="00A36A51" w:rsidRDefault="00640800" w:rsidP="00C37935">
            <w:pPr>
              <w:spacing w:line="480" w:lineRule="auto"/>
              <w:jc w:val="center"/>
              <w:rPr>
                <w:sz w:val="18"/>
                <w:szCs w:val="18"/>
              </w:rPr>
            </w:pPr>
          </w:p>
        </w:tc>
        <w:tc>
          <w:tcPr>
            <w:tcW w:w="1179" w:type="dxa"/>
            <w:vMerge/>
            <w:vAlign w:val="center"/>
            <w:hideMark/>
          </w:tcPr>
          <w:p w14:paraId="3C470A56" w14:textId="77777777" w:rsidR="00640800" w:rsidRPr="00A36A51" w:rsidRDefault="00640800" w:rsidP="00C37935">
            <w:pPr>
              <w:spacing w:line="480" w:lineRule="auto"/>
              <w:jc w:val="center"/>
              <w:rPr>
                <w:sz w:val="18"/>
                <w:szCs w:val="18"/>
              </w:rPr>
            </w:pPr>
          </w:p>
        </w:tc>
      </w:tr>
      <w:tr w:rsidR="009D7F41" w:rsidRPr="00A36A51" w14:paraId="041A0227" w14:textId="77777777" w:rsidTr="00C23C88">
        <w:trPr>
          <w:trHeight w:val="312"/>
        </w:trPr>
        <w:tc>
          <w:tcPr>
            <w:tcW w:w="1098" w:type="dxa"/>
            <w:vMerge/>
            <w:vAlign w:val="center"/>
            <w:hideMark/>
          </w:tcPr>
          <w:p w14:paraId="021934E0" w14:textId="77777777" w:rsidR="00640800" w:rsidRPr="00A36A51" w:rsidRDefault="00640800" w:rsidP="00C37935">
            <w:pPr>
              <w:spacing w:line="480" w:lineRule="auto"/>
              <w:jc w:val="center"/>
              <w:rPr>
                <w:b/>
                <w:bCs/>
                <w:sz w:val="18"/>
                <w:szCs w:val="18"/>
              </w:rPr>
            </w:pPr>
          </w:p>
        </w:tc>
        <w:tc>
          <w:tcPr>
            <w:tcW w:w="643" w:type="dxa"/>
            <w:noWrap/>
            <w:hideMark/>
          </w:tcPr>
          <w:p w14:paraId="1C0E14C6" w14:textId="77777777" w:rsidR="00640800" w:rsidRPr="00A36A51" w:rsidRDefault="00640800" w:rsidP="00C37935">
            <w:pPr>
              <w:spacing w:line="480" w:lineRule="auto"/>
              <w:rPr>
                <w:sz w:val="18"/>
                <w:szCs w:val="18"/>
              </w:rPr>
            </w:pPr>
            <w:r w:rsidRPr="00A36A51">
              <w:rPr>
                <w:sz w:val="18"/>
                <w:szCs w:val="18"/>
              </w:rPr>
              <w:t>Nial</w:t>
            </w:r>
          </w:p>
        </w:tc>
        <w:tc>
          <w:tcPr>
            <w:tcW w:w="3169" w:type="dxa"/>
            <w:noWrap/>
            <w:hideMark/>
          </w:tcPr>
          <w:p w14:paraId="633FA787" w14:textId="77777777" w:rsidR="00640800" w:rsidRPr="00A36A51" w:rsidRDefault="00640800" w:rsidP="00C37935">
            <w:pPr>
              <w:spacing w:line="480" w:lineRule="auto"/>
              <w:rPr>
                <w:sz w:val="18"/>
                <w:szCs w:val="18"/>
              </w:rPr>
            </w:pPr>
            <w:r w:rsidRPr="00A36A51">
              <w:rPr>
                <w:sz w:val="18"/>
                <w:szCs w:val="18"/>
              </w:rPr>
              <w:t>Non-irrigated arable land</w:t>
            </w:r>
          </w:p>
        </w:tc>
        <w:tc>
          <w:tcPr>
            <w:tcW w:w="1961" w:type="dxa"/>
            <w:noWrap/>
            <w:hideMark/>
          </w:tcPr>
          <w:p w14:paraId="1C0ACE58" w14:textId="77777777" w:rsidR="00640800" w:rsidRPr="00A36A51" w:rsidRDefault="00640800" w:rsidP="00C37935">
            <w:pPr>
              <w:spacing w:line="480" w:lineRule="auto"/>
              <w:rPr>
                <w:sz w:val="18"/>
                <w:szCs w:val="18"/>
              </w:rPr>
            </w:pPr>
            <w:r w:rsidRPr="00A36A51">
              <w:rPr>
                <w:sz w:val="18"/>
                <w:szCs w:val="18"/>
              </w:rPr>
              <w:t>Boolean</w:t>
            </w:r>
          </w:p>
        </w:tc>
        <w:tc>
          <w:tcPr>
            <w:tcW w:w="1035" w:type="dxa"/>
            <w:vMerge/>
            <w:vAlign w:val="center"/>
            <w:hideMark/>
          </w:tcPr>
          <w:p w14:paraId="659AD9D0" w14:textId="77777777" w:rsidR="00640800" w:rsidRPr="00A36A51" w:rsidRDefault="00640800" w:rsidP="00C37935">
            <w:pPr>
              <w:spacing w:line="480" w:lineRule="auto"/>
              <w:jc w:val="center"/>
              <w:rPr>
                <w:sz w:val="18"/>
                <w:szCs w:val="18"/>
              </w:rPr>
            </w:pPr>
          </w:p>
        </w:tc>
        <w:tc>
          <w:tcPr>
            <w:tcW w:w="1179" w:type="dxa"/>
            <w:vMerge/>
            <w:vAlign w:val="center"/>
            <w:hideMark/>
          </w:tcPr>
          <w:p w14:paraId="00A2E439" w14:textId="77777777" w:rsidR="00640800" w:rsidRPr="00A36A51" w:rsidRDefault="00640800" w:rsidP="00C37935">
            <w:pPr>
              <w:spacing w:line="480" w:lineRule="auto"/>
              <w:jc w:val="center"/>
              <w:rPr>
                <w:sz w:val="18"/>
                <w:szCs w:val="18"/>
              </w:rPr>
            </w:pPr>
          </w:p>
        </w:tc>
      </w:tr>
      <w:tr w:rsidR="00A36A51" w:rsidRPr="00A36A51" w14:paraId="2893737F" w14:textId="77777777" w:rsidTr="00C23C88">
        <w:trPr>
          <w:trHeight w:val="589"/>
        </w:trPr>
        <w:tc>
          <w:tcPr>
            <w:tcW w:w="1098" w:type="dxa"/>
            <w:vMerge/>
            <w:vAlign w:val="center"/>
            <w:hideMark/>
          </w:tcPr>
          <w:p w14:paraId="74D1426C" w14:textId="77777777" w:rsidR="00640800" w:rsidRPr="00A36A51" w:rsidRDefault="00640800" w:rsidP="00C37935">
            <w:pPr>
              <w:spacing w:line="480" w:lineRule="auto"/>
              <w:jc w:val="center"/>
              <w:rPr>
                <w:b/>
                <w:bCs/>
                <w:sz w:val="18"/>
                <w:szCs w:val="18"/>
              </w:rPr>
            </w:pPr>
          </w:p>
        </w:tc>
        <w:tc>
          <w:tcPr>
            <w:tcW w:w="643" w:type="dxa"/>
            <w:noWrap/>
            <w:hideMark/>
          </w:tcPr>
          <w:p w14:paraId="1AEE0DAC" w14:textId="77777777" w:rsidR="00640800" w:rsidRPr="00A36A51" w:rsidRDefault="00640800" w:rsidP="00C37935">
            <w:pPr>
              <w:spacing w:line="480" w:lineRule="auto"/>
              <w:rPr>
                <w:sz w:val="18"/>
                <w:szCs w:val="18"/>
              </w:rPr>
            </w:pPr>
            <w:r w:rsidRPr="00A36A51">
              <w:rPr>
                <w:sz w:val="18"/>
                <w:szCs w:val="18"/>
              </w:rPr>
              <w:t>Pmo</w:t>
            </w:r>
          </w:p>
        </w:tc>
        <w:tc>
          <w:tcPr>
            <w:tcW w:w="3169" w:type="dxa"/>
            <w:hideMark/>
          </w:tcPr>
          <w:p w14:paraId="398F5162" w14:textId="77777777" w:rsidR="00640800" w:rsidRPr="00A36A51" w:rsidRDefault="00640800" w:rsidP="00C37935">
            <w:pPr>
              <w:spacing w:line="480" w:lineRule="auto"/>
              <w:rPr>
                <w:sz w:val="18"/>
                <w:szCs w:val="18"/>
              </w:rPr>
            </w:pPr>
            <w:r w:rsidRPr="00A36A51">
              <w:rPr>
                <w:sz w:val="18"/>
                <w:szCs w:val="18"/>
              </w:rPr>
              <w:t>Pastures, meadows and other permanent grasslands under agricultural use</w:t>
            </w:r>
          </w:p>
        </w:tc>
        <w:tc>
          <w:tcPr>
            <w:tcW w:w="1961" w:type="dxa"/>
            <w:noWrap/>
            <w:hideMark/>
          </w:tcPr>
          <w:p w14:paraId="4A31E488" w14:textId="77777777" w:rsidR="00640800" w:rsidRPr="00A36A51" w:rsidRDefault="00640800" w:rsidP="00C37935">
            <w:pPr>
              <w:spacing w:line="480" w:lineRule="auto"/>
              <w:jc w:val="left"/>
              <w:rPr>
                <w:sz w:val="18"/>
                <w:szCs w:val="18"/>
              </w:rPr>
            </w:pPr>
            <w:r w:rsidRPr="00A36A51">
              <w:rPr>
                <w:sz w:val="18"/>
                <w:szCs w:val="18"/>
              </w:rPr>
              <w:t>Boolean</w:t>
            </w:r>
          </w:p>
        </w:tc>
        <w:tc>
          <w:tcPr>
            <w:tcW w:w="1035" w:type="dxa"/>
            <w:vMerge/>
            <w:vAlign w:val="center"/>
            <w:hideMark/>
          </w:tcPr>
          <w:p w14:paraId="77191DA1" w14:textId="77777777" w:rsidR="00640800" w:rsidRPr="00A36A51" w:rsidRDefault="00640800" w:rsidP="00C37935">
            <w:pPr>
              <w:spacing w:line="480" w:lineRule="auto"/>
              <w:jc w:val="center"/>
              <w:rPr>
                <w:sz w:val="18"/>
                <w:szCs w:val="18"/>
              </w:rPr>
            </w:pPr>
          </w:p>
        </w:tc>
        <w:tc>
          <w:tcPr>
            <w:tcW w:w="1179" w:type="dxa"/>
            <w:vMerge/>
            <w:vAlign w:val="center"/>
            <w:hideMark/>
          </w:tcPr>
          <w:p w14:paraId="19929CBB" w14:textId="77777777" w:rsidR="00640800" w:rsidRPr="00A36A51" w:rsidRDefault="00640800" w:rsidP="00C37935">
            <w:pPr>
              <w:spacing w:line="480" w:lineRule="auto"/>
              <w:jc w:val="center"/>
              <w:rPr>
                <w:sz w:val="18"/>
                <w:szCs w:val="18"/>
              </w:rPr>
            </w:pPr>
          </w:p>
        </w:tc>
      </w:tr>
      <w:tr w:rsidR="009D7F41" w:rsidRPr="00A36A51" w14:paraId="4F55E3A3" w14:textId="77777777" w:rsidTr="00BB6E63">
        <w:trPr>
          <w:trHeight w:val="698"/>
        </w:trPr>
        <w:tc>
          <w:tcPr>
            <w:tcW w:w="1098" w:type="dxa"/>
            <w:vMerge/>
            <w:vAlign w:val="center"/>
            <w:hideMark/>
          </w:tcPr>
          <w:p w14:paraId="3BC2A681" w14:textId="77777777" w:rsidR="00640800" w:rsidRPr="00A36A51" w:rsidRDefault="00640800" w:rsidP="00C37935">
            <w:pPr>
              <w:spacing w:line="480" w:lineRule="auto"/>
              <w:jc w:val="center"/>
              <w:rPr>
                <w:b/>
                <w:bCs/>
                <w:sz w:val="18"/>
                <w:szCs w:val="18"/>
              </w:rPr>
            </w:pPr>
          </w:p>
        </w:tc>
        <w:tc>
          <w:tcPr>
            <w:tcW w:w="643" w:type="dxa"/>
            <w:noWrap/>
            <w:hideMark/>
          </w:tcPr>
          <w:p w14:paraId="357A74C3" w14:textId="77777777" w:rsidR="00640800" w:rsidRPr="00A36A51" w:rsidRDefault="00640800" w:rsidP="00C37935">
            <w:pPr>
              <w:spacing w:line="480" w:lineRule="auto"/>
              <w:rPr>
                <w:sz w:val="18"/>
                <w:szCs w:val="18"/>
              </w:rPr>
            </w:pPr>
            <w:r w:rsidRPr="00A36A51">
              <w:rPr>
                <w:sz w:val="18"/>
                <w:szCs w:val="18"/>
              </w:rPr>
              <w:t>Viny</w:t>
            </w:r>
          </w:p>
        </w:tc>
        <w:tc>
          <w:tcPr>
            <w:tcW w:w="3169" w:type="dxa"/>
            <w:noWrap/>
            <w:hideMark/>
          </w:tcPr>
          <w:p w14:paraId="35DE24C6" w14:textId="77777777" w:rsidR="00640800" w:rsidRPr="00A36A51" w:rsidRDefault="00640800" w:rsidP="00C37935">
            <w:pPr>
              <w:spacing w:line="480" w:lineRule="auto"/>
              <w:rPr>
                <w:sz w:val="18"/>
                <w:szCs w:val="18"/>
              </w:rPr>
            </w:pPr>
            <w:r w:rsidRPr="00A36A51">
              <w:rPr>
                <w:sz w:val="18"/>
                <w:szCs w:val="18"/>
              </w:rPr>
              <w:t>Vineyards</w:t>
            </w:r>
          </w:p>
        </w:tc>
        <w:tc>
          <w:tcPr>
            <w:tcW w:w="1961" w:type="dxa"/>
            <w:noWrap/>
            <w:hideMark/>
          </w:tcPr>
          <w:p w14:paraId="263581CB" w14:textId="77777777" w:rsidR="00640800" w:rsidRPr="00A36A51" w:rsidRDefault="00640800" w:rsidP="00C37935">
            <w:pPr>
              <w:spacing w:line="480" w:lineRule="auto"/>
              <w:rPr>
                <w:sz w:val="18"/>
                <w:szCs w:val="18"/>
              </w:rPr>
            </w:pPr>
            <w:r w:rsidRPr="00A36A51">
              <w:rPr>
                <w:sz w:val="18"/>
                <w:szCs w:val="18"/>
              </w:rPr>
              <w:t>Boolean</w:t>
            </w:r>
          </w:p>
        </w:tc>
        <w:tc>
          <w:tcPr>
            <w:tcW w:w="1035" w:type="dxa"/>
            <w:vMerge/>
            <w:vAlign w:val="center"/>
            <w:hideMark/>
          </w:tcPr>
          <w:p w14:paraId="6DC1159F" w14:textId="77777777" w:rsidR="00640800" w:rsidRPr="00A36A51" w:rsidRDefault="00640800" w:rsidP="00C37935">
            <w:pPr>
              <w:spacing w:line="480" w:lineRule="auto"/>
              <w:jc w:val="center"/>
              <w:rPr>
                <w:sz w:val="18"/>
                <w:szCs w:val="18"/>
              </w:rPr>
            </w:pPr>
          </w:p>
        </w:tc>
        <w:tc>
          <w:tcPr>
            <w:tcW w:w="1179" w:type="dxa"/>
            <w:vMerge/>
            <w:vAlign w:val="center"/>
            <w:hideMark/>
          </w:tcPr>
          <w:p w14:paraId="23675C8A" w14:textId="77777777" w:rsidR="00640800" w:rsidRPr="00A36A51" w:rsidRDefault="00640800" w:rsidP="00C37935">
            <w:pPr>
              <w:spacing w:line="480" w:lineRule="auto"/>
              <w:jc w:val="center"/>
              <w:rPr>
                <w:sz w:val="18"/>
                <w:szCs w:val="18"/>
              </w:rPr>
            </w:pPr>
          </w:p>
        </w:tc>
      </w:tr>
      <w:tr w:rsidR="009D7F41" w:rsidRPr="00A36A51" w14:paraId="42B4307C" w14:textId="77777777" w:rsidTr="00BB6E63">
        <w:trPr>
          <w:trHeight w:val="408"/>
        </w:trPr>
        <w:tc>
          <w:tcPr>
            <w:tcW w:w="1098" w:type="dxa"/>
            <w:vMerge w:val="restart"/>
            <w:noWrap/>
            <w:vAlign w:val="center"/>
            <w:hideMark/>
          </w:tcPr>
          <w:p w14:paraId="2D0AC553" w14:textId="77777777" w:rsidR="00640800" w:rsidRPr="00A36A51" w:rsidRDefault="00640800" w:rsidP="00BB6E63">
            <w:pPr>
              <w:spacing w:line="480" w:lineRule="auto"/>
              <w:jc w:val="center"/>
              <w:rPr>
                <w:b/>
                <w:bCs/>
                <w:sz w:val="18"/>
                <w:szCs w:val="18"/>
              </w:rPr>
            </w:pPr>
            <w:r w:rsidRPr="00A36A51">
              <w:rPr>
                <w:b/>
                <w:bCs/>
                <w:sz w:val="18"/>
                <w:szCs w:val="18"/>
              </w:rPr>
              <w:t>Location</w:t>
            </w:r>
          </w:p>
        </w:tc>
        <w:tc>
          <w:tcPr>
            <w:tcW w:w="643" w:type="dxa"/>
            <w:noWrap/>
            <w:hideMark/>
          </w:tcPr>
          <w:p w14:paraId="1140C437" w14:textId="77777777" w:rsidR="00640800" w:rsidRPr="00A36A51" w:rsidRDefault="00640800" w:rsidP="00C37935">
            <w:pPr>
              <w:spacing w:line="480" w:lineRule="auto"/>
              <w:rPr>
                <w:sz w:val="18"/>
                <w:szCs w:val="18"/>
              </w:rPr>
            </w:pPr>
            <w:r w:rsidRPr="00A36A51">
              <w:rPr>
                <w:sz w:val="18"/>
                <w:szCs w:val="18"/>
              </w:rPr>
              <w:t>Long</w:t>
            </w:r>
          </w:p>
        </w:tc>
        <w:tc>
          <w:tcPr>
            <w:tcW w:w="3169" w:type="dxa"/>
            <w:noWrap/>
            <w:hideMark/>
          </w:tcPr>
          <w:p w14:paraId="7CB43B42" w14:textId="77777777" w:rsidR="00640800" w:rsidRPr="00A36A51" w:rsidRDefault="00640800" w:rsidP="00C37935">
            <w:pPr>
              <w:spacing w:line="480" w:lineRule="auto"/>
              <w:rPr>
                <w:sz w:val="18"/>
                <w:szCs w:val="18"/>
              </w:rPr>
            </w:pPr>
            <w:r w:rsidRPr="00A36A51">
              <w:rPr>
                <w:sz w:val="18"/>
                <w:szCs w:val="18"/>
              </w:rPr>
              <w:t>Longitude</w:t>
            </w:r>
          </w:p>
        </w:tc>
        <w:tc>
          <w:tcPr>
            <w:tcW w:w="1961" w:type="dxa"/>
            <w:noWrap/>
            <w:hideMark/>
          </w:tcPr>
          <w:p w14:paraId="2952458B" w14:textId="77777777" w:rsidR="00640800" w:rsidRPr="00A36A51" w:rsidRDefault="00640800" w:rsidP="00C37935">
            <w:pPr>
              <w:spacing w:line="480" w:lineRule="auto"/>
              <w:rPr>
                <w:sz w:val="18"/>
                <w:szCs w:val="18"/>
              </w:rPr>
            </w:pPr>
            <w:r w:rsidRPr="00A36A51">
              <w:rPr>
                <w:sz w:val="18"/>
                <w:szCs w:val="18"/>
              </w:rPr>
              <w:t>WGS84 decimal system</w:t>
            </w:r>
          </w:p>
        </w:tc>
        <w:tc>
          <w:tcPr>
            <w:tcW w:w="1035" w:type="dxa"/>
            <w:vMerge w:val="restart"/>
            <w:noWrap/>
            <w:vAlign w:val="center"/>
            <w:hideMark/>
          </w:tcPr>
          <w:p w14:paraId="5442B4FE" w14:textId="77777777" w:rsidR="00640800" w:rsidRPr="00A36A51" w:rsidRDefault="00640800" w:rsidP="00C37935">
            <w:pPr>
              <w:spacing w:line="480" w:lineRule="auto"/>
              <w:jc w:val="center"/>
              <w:rPr>
                <w:sz w:val="18"/>
                <w:szCs w:val="18"/>
              </w:rPr>
            </w:pPr>
          </w:p>
        </w:tc>
        <w:tc>
          <w:tcPr>
            <w:tcW w:w="1179" w:type="dxa"/>
            <w:vMerge/>
            <w:vAlign w:val="center"/>
            <w:hideMark/>
          </w:tcPr>
          <w:p w14:paraId="1E2669C3" w14:textId="77777777" w:rsidR="00640800" w:rsidRPr="00A36A51" w:rsidRDefault="00640800" w:rsidP="00C37935">
            <w:pPr>
              <w:spacing w:line="480" w:lineRule="auto"/>
              <w:jc w:val="center"/>
              <w:rPr>
                <w:sz w:val="18"/>
                <w:szCs w:val="18"/>
              </w:rPr>
            </w:pPr>
          </w:p>
        </w:tc>
      </w:tr>
      <w:tr w:rsidR="009D7F41" w:rsidRPr="00A36A51" w14:paraId="7F06980F" w14:textId="77777777" w:rsidTr="00BB6E63">
        <w:trPr>
          <w:trHeight w:val="491"/>
        </w:trPr>
        <w:tc>
          <w:tcPr>
            <w:tcW w:w="1098" w:type="dxa"/>
            <w:vMerge/>
            <w:vAlign w:val="center"/>
            <w:hideMark/>
          </w:tcPr>
          <w:p w14:paraId="15B4EC4D" w14:textId="77777777" w:rsidR="00640800" w:rsidRPr="00A36A51" w:rsidRDefault="00640800" w:rsidP="00C37935">
            <w:pPr>
              <w:spacing w:line="480" w:lineRule="auto"/>
              <w:jc w:val="center"/>
              <w:rPr>
                <w:b/>
                <w:bCs/>
                <w:sz w:val="18"/>
                <w:szCs w:val="18"/>
              </w:rPr>
            </w:pPr>
          </w:p>
        </w:tc>
        <w:tc>
          <w:tcPr>
            <w:tcW w:w="643" w:type="dxa"/>
            <w:noWrap/>
            <w:hideMark/>
          </w:tcPr>
          <w:p w14:paraId="58DA04FC" w14:textId="77777777" w:rsidR="00640800" w:rsidRPr="00A36A51" w:rsidRDefault="00640800" w:rsidP="00C37935">
            <w:pPr>
              <w:spacing w:line="480" w:lineRule="auto"/>
              <w:rPr>
                <w:sz w:val="18"/>
                <w:szCs w:val="18"/>
              </w:rPr>
            </w:pPr>
            <w:r w:rsidRPr="00A36A51">
              <w:rPr>
                <w:sz w:val="18"/>
                <w:szCs w:val="18"/>
              </w:rPr>
              <w:t>Lat</w:t>
            </w:r>
          </w:p>
        </w:tc>
        <w:tc>
          <w:tcPr>
            <w:tcW w:w="3169" w:type="dxa"/>
            <w:noWrap/>
            <w:hideMark/>
          </w:tcPr>
          <w:p w14:paraId="3EFE2E89" w14:textId="77777777" w:rsidR="00640800" w:rsidRPr="00A36A51" w:rsidRDefault="00640800" w:rsidP="00C37935">
            <w:pPr>
              <w:spacing w:line="480" w:lineRule="auto"/>
              <w:rPr>
                <w:sz w:val="18"/>
                <w:szCs w:val="18"/>
              </w:rPr>
            </w:pPr>
            <w:r w:rsidRPr="00A36A51">
              <w:rPr>
                <w:sz w:val="18"/>
                <w:szCs w:val="18"/>
              </w:rPr>
              <w:t>Latitude</w:t>
            </w:r>
          </w:p>
        </w:tc>
        <w:tc>
          <w:tcPr>
            <w:tcW w:w="1961" w:type="dxa"/>
            <w:noWrap/>
            <w:hideMark/>
          </w:tcPr>
          <w:p w14:paraId="384C0254" w14:textId="77777777" w:rsidR="00640800" w:rsidRPr="00A36A51" w:rsidRDefault="00640800" w:rsidP="00C37935">
            <w:pPr>
              <w:spacing w:line="480" w:lineRule="auto"/>
              <w:rPr>
                <w:sz w:val="18"/>
                <w:szCs w:val="18"/>
              </w:rPr>
            </w:pPr>
            <w:r w:rsidRPr="00A36A51">
              <w:rPr>
                <w:sz w:val="18"/>
                <w:szCs w:val="18"/>
              </w:rPr>
              <w:t>WGS84 decimal system</w:t>
            </w:r>
          </w:p>
        </w:tc>
        <w:tc>
          <w:tcPr>
            <w:tcW w:w="1035" w:type="dxa"/>
            <w:vMerge/>
            <w:vAlign w:val="center"/>
            <w:hideMark/>
          </w:tcPr>
          <w:p w14:paraId="57023212" w14:textId="77777777" w:rsidR="00640800" w:rsidRPr="00A36A51" w:rsidRDefault="00640800" w:rsidP="00C37935">
            <w:pPr>
              <w:spacing w:line="480" w:lineRule="auto"/>
              <w:jc w:val="center"/>
              <w:rPr>
                <w:sz w:val="18"/>
                <w:szCs w:val="18"/>
              </w:rPr>
            </w:pPr>
          </w:p>
        </w:tc>
        <w:tc>
          <w:tcPr>
            <w:tcW w:w="1179" w:type="dxa"/>
            <w:vMerge/>
            <w:vAlign w:val="center"/>
            <w:hideMark/>
          </w:tcPr>
          <w:p w14:paraId="0A47C96A" w14:textId="77777777" w:rsidR="00640800" w:rsidRPr="00A36A51" w:rsidRDefault="00640800" w:rsidP="00C37935">
            <w:pPr>
              <w:spacing w:line="480" w:lineRule="auto"/>
              <w:jc w:val="center"/>
              <w:rPr>
                <w:sz w:val="18"/>
                <w:szCs w:val="18"/>
              </w:rPr>
            </w:pPr>
          </w:p>
        </w:tc>
      </w:tr>
      <w:tr w:rsidR="009D7F41" w:rsidRPr="00A36A51" w14:paraId="025192FD" w14:textId="77777777" w:rsidTr="00BB6E63">
        <w:trPr>
          <w:trHeight w:val="356"/>
        </w:trPr>
        <w:tc>
          <w:tcPr>
            <w:tcW w:w="1098" w:type="dxa"/>
            <w:vMerge w:val="restart"/>
            <w:noWrap/>
            <w:vAlign w:val="center"/>
            <w:hideMark/>
          </w:tcPr>
          <w:p w14:paraId="3B046C43" w14:textId="77777777" w:rsidR="00640800" w:rsidRPr="00A36A51" w:rsidRDefault="00640800" w:rsidP="00C37935">
            <w:pPr>
              <w:spacing w:line="480" w:lineRule="auto"/>
              <w:jc w:val="center"/>
              <w:rPr>
                <w:b/>
                <w:bCs/>
                <w:sz w:val="18"/>
                <w:szCs w:val="18"/>
              </w:rPr>
            </w:pPr>
            <w:r w:rsidRPr="00A36A51">
              <w:rPr>
                <w:b/>
                <w:bCs/>
                <w:sz w:val="18"/>
                <w:szCs w:val="18"/>
              </w:rPr>
              <w:t>Climate</w:t>
            </w:r>
          </w:p>
        </w:tc>
        <w:tc>
          <w:tcPr>
            <w:tcW w:w="643" w:type="dxa"/>
            <w:noWrap/>
            <w:hideMark/>
          </w:tcPr>
          <w:p w14:paraId="33BA2713" w14:textId="77777777" w:rsidR="00640800" w:rsidRPr="00A36A51" w:rsidRDefault="00640800" w:rsidP="00C37935">
            <w:pPr>
              <w:spacing w:line="480" w:lineRule="auto"/>
              <w:rPr>
                <w:sz w:val="18"/>
                <w:szCs w:val="18"/>
              </w:rPr>
            </w:pPr>
            <w:proofErr w:type="gramStart"/>
            <w:r w:rsidRPr="00A36A51">
              <w:rPr>
                <w:sz w:val="18"/>
                <w:szCs w:val="18"/>
              </w:rPr>
              <w:t>bio</w:t>
            </w:r>
            <w:proofErr w:type="gramEnd"/>
            <w:r w:rsidRPr="00A36A51">
              <w:rPr>
                <w:sz w:val="18"/>
                <w:szCs w:val="18"/>
              </w:rPr>
              <w:t>12</w:t>
            </w:r>
          </w:p>
        </w:tc>
        <w:tc>
          <w:tcPr>
            <w:tcW w:w="3169" w:type="dxa"/>
            <w:noWrap/>
            <w:hideMark/>
          </w:tcPr>
          <w:p w14:paraId="0779CA7D" w14:textId="77777777" w:rsidR="00640800" w:rsidRPr="00A36A51" w:rsidRDefault="00640800" w:rsidP="00C37935">
            <w:pPr>
              <w:spacing w:line="480" w:lineRule="auto"/>
              <w:rPr>
                <w:sz w:val="18"/>
                <w:szCs w:val="18"/>
              </w:rPr>
            </w:pPr>
            <w:r w:rsidRPr="00A36A51">
              <w:rPr>
                <w:sz w:val="18"/>
                <w:szCs w:val="18"/>
              </w:rPr>
              <w:t>Annual precipitation amount</w:t>
            </w:r>
          </w:p>
        </w:tc>
        <w:tc>
          <w:tcPr>
            <w:tcW w:w="1961" w:type="dxa"/>
            <w:noWrap/>
            <w:hideMark/>
          </w:tcPr>
          <w:p w14:paraId="6659D4EE" w14:textId="252F54E2" w:rsidR="00640800" w:rsidRPr="00A36A51" w:rsidRDefault="005652C3" w:rsidP="00C37935">
            <w:pPr>
              <w:spacing w:line="480" w:lineRule="auto"/>
              <w:rPr>
                <w:sz w:val="18"/>
                <w:szCs w:val="18"/>
              </w:rPr>
            </w:pPr>
            <w:proofErr w:type="gramStart"/>
            <w:r>
              <w:rPr>
                <w:sz w:val="18"/>
                <w:szCs w:val="18"/>
              </w:rPr>
              <w:t>mm</w:t>
            </w:r>
            <w:proofErr w:type="gramEnd"/>
            <w:r w:rsidR="00640800" w:rsidRPr="00A36A51">
              <w:rPr>
                <w:sz w:val="18"/>
                <w:szCs w:val="18"/>
              </w:rPr>
              <w:t xml:space="preserve"> year</w:t>
            </w:r>
            <w:r w:rsidR="00640800" w:rsidRPr="00A36A51">
              <w:rPr>
                <w:sz w:val="18"/>
                <w:szCs w:val="18"/>
                <w:vertAlign w:val="superscript"/>
              </w:rPr>
              <w:t>-1</w:t>
            </w:r>
          </w:p>
        </w:tc>
        <w:tc>
          <w:tcPr>
            <w:tcW w:w="1035" w:type="dxa"/>
            <w:vMerge w:val="restart"/>
            <w:noWrap/>
            <w:vAlign w:val="center"/>
            <w:hideMark/>
          </w:tcPr>
          <w:p w14:paraId="1F4A9F28" w14:textId="77777777" w:rsidR="00640800" w:rsidRPr="00A36A51" w:rsidRDefault="00640800" w:rsidP="00C37935">
            <w:pPr>
              <w:spacing w:line="480" w:lineRule="auto"/>
              <w:jc w:val="center"/>
              <w:rPr>
                <w:sz w:val="18"/>
                <w:szCs w:val="18"/>
              </w:rPr>
            </w:pPr>
            <w:r w:rsidRPr="00A36A51">
              <w:rPr>
                <w:sz w:val="18"/>
                <w:szCs w:val="18"/>
              </w:rPr>
              <w:t>1981 - 2010</w:t>
            </w:r>
          </w:p>
        </w:tc>
        <w:tc>
          <w:tcPr>
            <w:tcW w:w="1179" w:type="dxa"/>
            <w:vMerge w:val="restart"/>
            <w:vAlign w:val="center"/>
            <w:hideMark/>
          </w:tcPr>
          <w:p w14:paraId="0CC87C34" w14:textId="77777777" w:rsidR="00640800" w:rsidRPr="00A36A51" w:rsidRDefault="00640800" w:rsidP="00C37935">
            <w:pPr>
              <w:spacing w:line="480" w:lineRule="auto"/>
              <w:jc w:val="center"/>
              <w:rPr>
                <w:sz w:val="18"/>
                <w:szCs w:val="18"/>
              </w:rPr>
            </w:pPr>
            <w:r w:rsidRPr="00A36A51">
              <w:rPr>
                <w:sz w:val="18"/>
                <w:szCs w:val="18"/>
              </w:rPr>
              <w:t>Karger et al. (2017)</w:t>
            </w:r>
          </w:p>
        </w:tc>
      </w:tr>
      <w:tr w:rsidR="009D7F41" w:rsidRPr="00A36A51" w14:paraId="22D91DF7" w14:textId="77777777" w:rsidTr="00BB6E63">
        <w:trPr>
          <w:trHeight w:val="572"/>
        </w:trPr>
        <w:tc>
          <w:tcPr>
            <w:tcW w:w="1098" w:type="dxa"/>
            <w:vMerge/>
            <w:vAlign w:val="center"/>
            <w:hideMark/>
          </w:tcPr>
          <w:p w14:paraId="0E809AF3" w14:textId="77777777" w:rsidR="00640800" w:rsidRPr="00A36A51" w:rsidRDefault="00640800" w:rsidP="00C37935">
            <w:pPr>
              <w:spacing w:line="480" w:lineRule="auto"/>
              <w:jc w:val="center"/>
              <w:rPr>
                <w:b/>
                <w:bCs/>
                <w:sz w:val="18"/>
                <w:szCs w:val="18"/>
              </w:rPr>
            </w:pPr>
          </w:p>
        </w:tc>
        <w:tc>
          <w:tcPr>
            <w:tcW w:w="643" w:type="dxa"/>
            <w:noWrap/>
            <w:hideMark/>
          </w:tcPr>
          <w:p w14:paraId="76C5281B" w14:textId="77777777" w:rsidR="00640800" w:rsidRPr="00A36A51" w:rsidRDefault="00640800" w:rsidP="00C37935">
            <w:pPr>
              <w:spacing w:line="480" w:lineRule="auto"/>
              <w:rPr>
                <w:sz w:val="18"/>
                <w:szCs w:val="18"/>
              </w:rPr>
            </w:pPr>
            <w:proofErr w:type="gramStart"/>
            <w:r w:rsidRPr="00A36A51">
              <w:rPr>
                <w:sz w:val="18"/>
                <w:szCs w:val="18"/>
              </w:rPr>
              <w:t>bio</w:t>
            </w:r>
            <w:proofErr w:type="gramEnd"/>
            <w:r w:rsidRPr="00A36A51">
              <w:rPr>
                <w:sz w:val="18"/>
                <w:szCs w:val="18"/>
              </w:rPr>
              <w:t>3</w:t>
            </w:r>
          </w:p>
        </w:tc>
        <w:tc>
          <w:tcPr>
            <w:tcW w:w="3169" w:type="dxa"/>
            <w:noWrap/>
            <w:hideMark/>
          </w:tcPr>
          <w:p w14:paraId="04A07DC3" w14:textId="77777777" w:rsidR="00640800" w:rsidRPr="00A36A51" w:rsidRDefault="00640800" w:rsidP="00C37935">
            <w:pPr>
              <w:spacing w:line="480" w:lineRule="auto"/>
              <w:rPr>
                <w:sz w:val="18"/>
                <w:szCs w:val="18"/>
              </w:rPr>
            </w:pPr>
            <w:r w:rsidRPr="00A36A51">
              <w:rPr>
                <w:sz w:val="18"/>
                <w:szCs w:val="18"/>
              </w:rPr>
              <w:t>Isothermality</w:t>
            </w:r>
          </w:p>
        </w:tc>
        <w:tc>
          <w:tcPr>
            <w:tcW w:w="1961" w:type="dxa"/>
            <w:noWrap/>
            <w:hideMark/>
          </w:tcPr>
          <w:p w14:paraId="1C054F53" w14:textId="77777777" w:rsidR="00640800" w:rsidRPr="00A36A51" w:rsidRDefault="00640800" w:rsidP="00C37935">
            <w:pPr>
              <w:spacing w:line="480" w:lineRule="auto"/>
              <w:rPr>
                <w:sz w:val="18"/>
                <w:szCs w:val="18"/>
              </w:rPr>
            </w:pPr>
            <w:r w:rsidRPr="00A36A51">
              <w:rPr>
                <w:sz w:val="18"/>
                <w:szCs w:val="18"/>
              </w:rPr>
              <w:t>°C</w:t>
            </w:r>
          </w:p>
        </w:tc>
        <w:tc>
          <w:tcPr>
            <w:tcW w:w="1035" w:type="dxa"/>
            <w:vMerge/>
            <w:vAlign w:val="center"/>
            <w:hideMark/>
          </w:tcPr>
          <w:p w14:paraId="12C0E072" w14:textId="77777777" w:rsidR="00640800" w:rsidRPr="00A36A51" w:rsidRDefault="00640800" w:rsidP="00C37935">
            <w:pPr>
              <w:spacing w:line="480" w:lineRule="auto"/>
              <w:jc w:val="center"/>
              <w:rPr>
                <w:sz w:val="18"/>
                <w:szCs w:val="18"/>
              </w:rPr>
            </w:pPr>
          </w:p>
        </w:tc>
        <w:tc>
          <w:tcPr>
            <w:tcW w:w="1179" w:type="dxa"/>
            <w:vMerge/>
            <w:vAlign w:val="center"/>
            <w:hideMark/>
          </w:tcPr>
          <w:p w14:paraId="0C6F3F39" w14:textId="77777777" w:rsidR="00640800" w:rsidRPr="00A36A51" w:rsidRDefault="00640800" w:rsidP="00C37935">
            <w:pPr>
              <w:spacing w:line="480" w:lineRule="auto"/>
              <w:jc w:val="center"/>
              <w:rPr>
                <w:sz w:val="18"/>
                <w:szCs w:val="18"/>
              </w:rPr>
            </w:pPr>
          </w:p>
        </w:tc>
      </w:tr>
      <w:tr w:rsidR="009D7F41" w:rsidRPr="00A36A51" w14:paraId="471FEA2D" w14:textId="77777777" w:rsidTr="00C23C88">
        <w:trPr>
          <w:trHeight w:val="492"/>
        </w:trPr>
        <w:tc>
          <w:tcPr>
            <w:tcW w:w="1098" w:type="dxa"/>
            <w:vMerge w:val="restart"/>
            <w:noWrap/>
            <w:vAlign w:val="center"/>
            <w:hideMark/>
          </w:tcPr>
          <w:p w14:paraId="7E5F3F4E" w14:textId="77777777" w:rsidR="00640800" w:rsidRPr="00A36A51" w:rsidRDefault="00640800" w:rsidP="00C37935">
            <w:pPr>
              <w:spacing w:line="480" w:lineRule="auto"/>
              <w:jc w:val="center"/>
              <w:rPr>
                <w:b/>
                <w:bCs/>
                <w:sz w:val="18"/>
                <w:szCs w:val="18"/>
              </w:rPr>
            </w:pPr>
            <w:r w:rsidRPr="00A36A51">
              <w:rPr>
                <w:b/>
                <w:bCs/>
                <w:sz w:val="18"/>
                <w:szCs w:val="18"/>
              </w:rPr>
              <w:t>Soil</w:t>
            </w:r>
          </w:p>
        </w:tc>
        <w:tc>
          <w:tcPr>
            <w:tcW w:w="643" w:type="dxa"/>
            <w:noWrap/>
            <w:hideMark/>
          </w:tcPr>
          <w:p w14:paraId="270C847B" w14:textId="77777777" w:rsidR="00640800" w:rsidRPr="00A36A51" w:rsidRDefault="00640800" w:rsidP="00C37935">
            <w:pPr>
              <w:spacing w:line="480" w:lineRule="auto"/>
              <w:rPr>
                <w:sz w:val="18"/>
                <w:szCs w:val="18"/>
              </w:rPr>
            </w:pPr>
            <w:r w:rsidRPr="00A36A51">
              <w:rPr>
                <w:sz w:val="18"/>
                <w:szCs w:val="18"/>
              </w:rPr>
              <w:t>Clay</w:t>
            </w:r>
          </w:p>
        </w:tc>
        <w:tc>
          <w:tcPr>
            <w:tcW w:w="3169" w:type="dxa"/>
            <w:noWrap/>
            <w:hideMark/>
          </w:tcPr>
          <w:p w14:paraId="264320F3" w14:textId="77777777" w:rsidR="00640800" w:rsidRPr="00A36A51" w:rsidRDefault="00640800" w:rsidP="00C37935">
            <w:pPr>
              <w:spacing w:line="480" w:lineRule="auto"/>
              <w:rPr>
                <w:sz w:val="18"/>
                <w:szCs w:val="18"/>
              </w:rPr>
            </w:pPr>
            <w:r w:rsidRPr="00A36A51">
              <w:rPr>
                <w:sz w:val="18"/>
                <w:szCs w:val="18"/>
              </w:rPr>
              <w:t>Clay particles</w:t>
            </w:r>
          </w:p>
        </w:tc>
        <w:tc>
          <w:tcPr>
            <w:tcW w:w="1961" w:type="dxa"/>
            <w:noWrap/>
            <w:hideMark/>
          </w:tcPr>
          <w:p w14:paraId="7853E1F1" w14:textId="77777777" w:rsidR="00640800" w:rsidRPr="00A36A51" w:rsidRDefault="00640800" w:rsidP="00C37935">
            <w:pPr>
              <w:spacing w:line="480" w:lineRule="auto"/>
              <w:rPr>
                <w:sz w:val="18"/>
                <w:szCs w:val="18"/>
              </w:rPr>
            </w:pPr>
            <w:proofErr w:type="gramStart"/>
            <w:r w:rsidRPr="00A36A51">
              <w:rPr>
                <w:sz w:val="18"/>
                <w:szCs w:val="18"/>
              </w:rPr>
              <w:t>g</w:t>
            </w:r>
            <w:proofErr w:type="gramEnd"/>
            <w:r w:rsidRPr="00A36A51">
              <w:rPr>
                <w:sz w:val="18"/>
                <w:szCs w:val="18"/>
              </w:rPr>
              <w:t xml:space="preserve">·kg </w:t>
            </w:r>
            <w:r w:rsidRPr="00A36A51">
              <w:rPr>
                <w:sz w:val="18"/>
                <w:szCs w:val="18"/>
                <w:vertAlign w:val="superscript"/>
              </w:rPr>
              <w:t>-1</w:t>
            </w:r>
          </w:p>
        </w:tc>
        <w:tc>
          <w:tcPr>
            <w:tcW w:w="1035" w:type="dxa"/>
            <w:vMerge w:val="restart"/>
            <w:noWrap/>
            <w:vAlign w:val="center"/>
            <w:hideMark/>
          </w:tcPr>
          <w:p w14:paraId="450FC852" w14:textId="77777777" w:rsidR="00640800" w:rsidRPr="00A36A51" w:rsidRDefault="00640800" w:rsidP="00C37935">
            <w:pPr>
              <w:spacing w:line="480" w:lineRule="auto"/>
              <w:jc w:val="center"/>
              <w:rPr>
                <w:sz w:val="18"/>
                <w:szCs w:val="18"/>
              </w:rPr>
            </w:pPr>
            <w:r w:rsidRPr="00A36A51">
              <w:rPr>
                <w:sz w:val="18"/>
                <w:szCs w:val="18"/>
              </w:rPr>
              <w:t>2022</w:t>
            </w:r>
          </w:p>
        </w:tc>
        <w:tc>
          <w:tcPr>
            <w:tcW w:w="1179" w:type="dxa"/>
            <w:vMerge w:val="restart"/>
            <w:vAlign w:val="center"/>
            <w:hideMark/>
          </w:tcPr>
          <w:p w14:paraId="0984CFAE" w14:textId="77777777" w:rsidR="00640800" w:rsidRPr="00A36A51" w:rsidRDefault="00640800" w:rsidP="00C37935">
            <w:pPr>
              <w:spacing w:line="480" w:lineRule="auto"/>
              <w:jc w:val="center"/>
              <w:rPr>
                <w:sz w:val="18"/>
                <w:szCs w:val="18"/>
              </w:rPr>
            </w:pPr>
            <w:r w:rsidRPr="00A36A51">
              <w:rPr>
                <w:sz w:val="18"/>
                <w:szCs w:val="18"/>
              </w:rPr>
              <w:t>Roman Dobarco et al. (2022)</w:t>
            </w:r>
          </w:p>
        </w:tc>
      </w:tr>
      <w:tr w:rsidR="009D7F41" w:rsidRPr="00A36A51" w14:paraId="63F025C2" w14:textId="77777777" w:rsidTr="00EB6580">
        <w:trPr>
          <w:trHeight w:val="590"/>
        </w:trPr>
        <w:tc>
          <w:tcPr>
            <w:tcW w:w="1098" w:type="dxa"/>
            <w:vMerge/>
            <w:hideMark/>
          </w:tcPr>
          <w:p w14:paraId="2E67A162" w14:textId="77777777" w:rsidR="00640800" w:rsidRPr="00A36A51" w:rsidRDefault="00640800" w:rsidP="00C37935">
            <w:pPr>
              <w:spacing w:line="480" w:lineRule="auto"/>
              <w:rPr>
                <w:b/>
                <w:bCs/>
                <w:sz w:val="18"/>
                <w:szCs w:val="18"/>
              </w:rPr>
            </w:pPr>
          </w:p>
        </w:tc>
        <w:tc>
          <w:tcPr>
            <w:tcW w:w="643" w:type="dxa"/>
            <w:noWrap/>
            <w:hideMark/>
          </w:tcPr>
          <w:p w14:paraId="58A6E8B1" w14:textId="77777777" w:rsidR="00640800" w:rsidRPr="00A36A51" w:rsidRDefault="00640800" w:rsidP="00C37935">
            <w:pPr>
              <w:spacing w:line="480" w:lineRule="auto"/>
              <w:rPr>
                <w:sz w:val="18"/>
                <w:szCs w:val="18"/>
              </w:rPr>
            </w:pPr>
            <w:r w:rsidRPr="00A36A51">
              <w:rPr>
                <w:sz w:val="18"/>
                <w:szCs w:val="18"/>
              </w:rPr>
              <w:t>Silt</w:t>
            </w:r>
          </w:p>
        </w:tc>
        <w:tc>
          <w:tcPr>
            <w:tcW w:w="3169" w:type="dxa"/>
            <w:noWrap/>
            <w:hideMark/>
          </w:tcPr>
          <w:p w14:paraId="1639C211" w14:textId="77777777" w:rsidR="00640800" w:rsidRPr="00A36A51" w:rsidRDefault="00640800" w:rsidP="00C37935">
            <w:pPr>
              <w:spacing w:line="480" w:lineRule="auto"/>
              <w:rPr>
                <w:sz w:val="18"/>
                <w:szCs w:val="18"/>
              </w:rPr>
            </w:pPr>
            <w:r w:rsidRPr="00A36A51">
              <w:rPr>
                <w:sz w:val="18"/>
                <w:szCs w:val="18"/>
              </w:rPr>
              <w:t>Silt particles</w:t>
            </w:r>
          </w:p>
        </w:tc>
        <w:tc>
          <w:tcPr>
            <w:tcW w:w="1961" w:type="dxa"/>
            <w:noWrap/>
            <w:hideMark/>
          </w:tcPr>
          <w:p w14:paraId="40D6D201" w14:textId="77777777" w:rsidR="00640800" w:rsidRPr="00A36A51" w:rsidRDefault="00640800" w:rsidP="00C37935">
            <w:pPr>
              <w:spacing w:line="480" w:lineRule="auto"/>
              <w:rPr>
                <w:sz w:val="18"/>
                <w:szCs w:val="18"/>
              </w:rPr>
            </w:pPr>
            <w:proofErr w:type="gramStart"/>
            <w:r w:rsidRPr="00A36A51">
              <w:rPr>
                <w:sz w:val="18"/>
                <w:szCs w:val="18"/>
              </w:rPr>
              <w:t>g</w:t>
            </w:r>
            <w:proofErr w:type="gramEnd"/>
            <w:r w:rsidRPr="00A36A51">
              <w:rPr>
                <w:sz w:val="18"/>
                <w:szCs w:val="18"/>
              </w:rPr>
              <w:t>·kg</w:t>
            </w:r>
            <w:r w:rsidRPr="00A36A51">
              <w:rPr>
                <w:sz w:val="18"/>
                <w:szCs w:val="18"/>
                <w:vertAlign w:val="superscript"/>
              </w:rPr>
              <w:t xml:space="preserve"> -1</w:t>
            </w:r>
          </w:p>
        </w:tc>
        <w:tc>
          <w:tcPr>
            <w:tcW w:w="1035" w:type="dxa"/>
            <w:vMerge/>
            <w:vAlign w:val="center"/>
            <w:hideMark/>
          </w:tcPr>
          <w:p w14:paraId="0C434350" w14:textId="77777777" w:rsidR="00640800" w:rsidRPr="00A36A51" w:rsidRDefault="00640800" w:rsidP="00C37935">
            <w:pPr>
              <w:spacing w:line="480" w:lineRule="auto"/>
              <w:jc w:val="center"/>
              <w:rPr>
                <w:sz w:val="18"/>
                <w:szCs w:val="18"/>
              </w:rPr>
            </w:pPr>
          </w:p>
        </w:tc>
        <w:tc>
          <w:tcPr>
            <w:tcW w:w="1179" w:type="dxa"/>
            <w:vMerge/>
            <w:vAlign w:val="center"/>
            <w:hideMark/>
          </w:tcPr>
          <w:p w14:paraId="0B7A0A77" w14:textId="77777777" w:rsidR="00640800" w:rsidRPr="00A36A51" w:rsidRDefault="00640800" w:rsidP="00C37935">
            <w:pPr>
              <w:spacing w:line="480" w:lineRule="auto"/>
              <w:jc w:val="center"/>
              <w:rPr>
                <w:sz w:val="18"/>
                <w:szCs w:val="18"/>
              </w:rPr>
            </w:pPr>
          </w:p>
        </w:tc>
      </w:tr>
      <w:tr w:rsidR="009D7F41" w:rsidRPr="00A36A51" w14:paraId="2746F455" w14:textId="77777777" w:rsidTr="00C23C88">
        <w:trPr>
          <w:trHeight w:val="348"/>
        </w:trPr>
        <w:tc>
          <w:tcPr>
            <w:tcW w:w="1098" w:type="dxa"/>
            <w:vMerge/>
            <w:hideMark/>
          </w:tcPr>
          <w:p w14:paraId="0EE57BF7" w14:textId="77777777" w:rsidR="00640800" w:rsidRPr="00A36A51" w:rsidRDefault="00640800" w:rsidP="00C37935">
            <w:pPr>
              <w:spacing w:line="480" w:lineRule="auto"/>
              <w:rPr>
                <w:b/>
                <w:bCs/>
                <w:sz w:val="18"/>
                <w:szCs w:val="18"/>
              </w:rPr>
            </w:pPr>
          </w:p>
        </w:tc>
        <w:tc>
          <w:tcPr>
            <w:tcW w:w="643" w:type="dxa"/>
            <w:noWrap/>
            <w:hideMark/>
          </w:tcPr>
          <w:p w14:paraId="14D16935" w14:textId="77777777" w:rsidR="00640800" w:rsidRPr="00A36A51" w:rsidRDefault="00640800" w:rsidP="00C37935">
            <w:pPr>
              <w:spacing w:line="480" w:lineRule="auto"/>
              <w:rPr>
                <w:sz w:val="18"/>
                <w:szCs w:val="18"/>
              </w:rPr>
            </w:pPr>
            <w:r w:rsidRPr="00A36A51">
              <w:rPr>
                <w:sz w:val="18"/>
                <w:szCs w:val="18"/>
              </w:rPr>
              <w:t>CaCO3</w:t>
            </w:r>
          </w:p>
        </w:tc>
        <w:tc>
          <w:tcPr>
            <w:tcW w:w="3169" w:type="dxa"/>
            <w:noWrap/>
            <w:hideMark/>
          </w:tcPr>
          <w:p w14:paraId="40BDCBC1" w14:textId="77777777" w:rsidR="00640800" w:rsidRPr="00A36A51" w:rsidRDefault="00640800" w:rsidP="00C37935">
            <w:pPr>
              <w:spacing w:line="480" w:lineRule="auto"/>
              <w:rPr>
                <w:sz w:val="18"/>
                <w:szCs w:val="18"/>
              </w:rPr>
            </w:pPr>
            <w:r w:rsidRPr="00A36A51">
              <w:rPr>
                <w:sz w:val="18"/>
                <w:szCs w:val="18"/>
              </w:rPr>
              <w:t>Calcium carbonates</w:t>
            </w:r>
          </w:p>
        </w:tc>
        <w:tc>
          <w:tcPr>
            <w:tcW w:w="1961" w:type="dxa"/>
            <w:noWrap/>
            <w:hideMark/>
          </w:tcPr>
          <w:p w14:paraId="4C3E791D" w14:textId="77777777" w:rsidR="00640800" w:rsidRPr="00A36A51" w:rsidRDefault="00640800" w:rsidP="00C37935">
            <w:pPr>
              <w:spacing w:line="480" w:lineRule="auto"/>
              <w:rPr>
                <w:sz w:val="18"/>
                <w:szCs w:val="18"/>
              </w:rPr>
            </w:pPr>
            <w:proofErr w:type="gramStart"/>
            <w:r w:rsidRPr="00A36A51">
              <w:rPr>
                <w:sz w:val="18"/>
                <w:szCs w:val="18"/>
              </w:rPr>
              <w:t>g</w:t>
            </w:r>
            <w:proofErr w:type="gramEnd"/>
            <w:r w:rsidRPr="00A36A51">
              <w:rPr>
                <w:sz w:val="18"/>
                <w:szCs w:val="18"/>
              </w:rPr>
              <w:t>·kg</w:t>
            </w:r>
            <w:r w:rsidRPr="00A36A51">
              <w:rPr>
                <w:sz w:val="18"/>
                <w:szCs w:val="18"/>
                <w:vertAlign w:val="superscript"/>
              </w:rPr>
              <w:t>−1</w:t>
            </w:r>
          </w:p>
        </w:tc>
        <w:tc>
          <w:tcPr>
            <w:tcW w:w="1035" w:type="dxa"/>
            <w:vMerge w:val="restart"/>
            <w:noWrap/>
            <w:vAlign w:val="center"/>
            <w:hideMark/>
          </w:tcPr>
          <w:p w14:paraId="13B92AC0" w14:textId="77777777" w:rsidR="00640800" w:rsidRPr="00A36A51" w:rsidRDefault="00640800" w:rsidP="00C37935">
            <w:pPr>
              <w:spacing w:line="480" w:lineRule="auto"/>
              <w:jc w:val="center"/>
              <w:rPr>
                <w:sz w:val="18"/>
                <w:szCs w:val="18"/>
              </w:rPr>
            </w:pPr>
            <w:r w:rsidRPr="00A36A51">
              <w:rPr>
                <w:sz w:val="18"/>
                <w:szCs w:val="18"/>
              </w:rPr>
              <w:t>2009 - 2012</w:t>
            </w:r>
          </w:p>
        </w:tc>
        <w:tc>
          <w:tcPr>
            <w:tcW w:w="1179" w:type="dxa"/>
            <w:vMerge w:val="restart"/>
            <w:vAlign w:val="center"/>
            <w:hideMark/>
          </w:tcPr>
          <w:p w14:paraId="41A9B9BA" w14:textId="77777777" w:rsidR="00640800" w:rsidRPr="00A36A51" w:rsidRDefault="00640800" w:rsidP="00C37935">
            <w:pPr>
              <w:spacing w:line="480" w:lineRule="auto"/>
              <w:jc w:val="center"/>
              <w:rPr>
                <w:sz w:val="18"/>
                <w:szCs w:val="18"/>
              </w:rPr>
            </w:pPr>
            <w:r w:rsidRPr="00A36A51">
              <w:rPr>
                <w:sz w:val="18"/>
                <w:szCs w:val="18"/>
              </w:rPr>
              <w:t>Ballabio et al. (2019)</w:t>
            </w:r>
          </w:p>
        </w:tc>
      </w:tr>
      <w:tr w:rsidR="009D7F41" w:rsidRPr="00A36A51" w14:paraId="173D3A0A" w14:textId="77777777" w:rsidTr="00C23C88">
        <w:trPr>
          <w:trHeight w:val="348"/>
        </w:trPr>
        <w:tc>
          <w:tcPr>
            <w:tcW w:w="1098" w:type="dxa"/>
            <w:vMerge/>
            <w:hideMark/>
          </w:tcPr>
          <w:p w14:paraId="68181999" w14:textId="77777777" w:rsidR="00640800" w:rsidRPr="00A36A51" w:rsidRDefault="00640800" w:rsidP="00C37935">
            <w:pPr>
              <w:spacing w:line="480" w:lineRule="auto"/>
              <w:rPr>
                <w:b/>
                <w:bCs/>
                <w:sz w:val="18"/>
                <w:szCs w:val="18"/>
              </w:rPr>
            </w:pPr>
          </w:p>
        </w:tc>
        <w:tc>
          <w:tcPr>
            <w:tcW w:w="643" w:type="dxa"/>
            <w:noWrap/>
            <w:hideMark/>
          </w:tcPr>
          <w:p w14:paraId="7F9AEFAD" w14:textId="77777777" w:rsidR="00640800" w:rsidRPr="00A36A51" w:rsidRDefault="00640800" w:rsidP="00C37935">
            <w:pPr>
              <w:spacing w:line="480" w:lineRule="auto"/>
              <w:rPr>
                <w:sz w:val="18"/>
                <w:szCs w:val="18"/>
              </w:rPr>
            </w:pPr>
            <w:r w:rsidRPr="00A36A51">
              <w:rPr>
                <w:sz w:val="18"/>
                <w:szCs w:val="18"/>
              </w:rPr>
              <w:t>P</w:t>
            </w:r>
          </w:p>
        </w:tc>
        <w:tc>
          <w:tcPr>
            <w:tcW w:w="3169" w:type="dxa"/>
            <w:noWrap/>
            <w:hideMark/>
          </w:tcPr>
          <w:p w14:paraId="75E9ABAB" w14:textId="77777777" w:rsidR="00640800" w:rsidRPr="00A36A51" w:rsidRDefault="00640800" w:rsidP="00C37935">
            <w:pPr>
              <w:spacing w:line="480" w:lineRule="auto"/>
              <w:rPr>
                <w:sz w:val="18"/>
                <w:szCs w:val="18"/>
              </w:rPr>
            </w:pPr>
            <w:r w:rsidRPr="00A36A51">
              <w:rPr>
                <w:sz w:val="18"/>
                <w:szCs w:val="18"/>
              </w:rPr>
              <w:t>Phosphorus</w:t>
            </w:r>
          </w:p>
        </w:tc>
        <w:tc>
          <w:tcPr>
            <w:tcW w:w="1961" w:type="dxa"/>
            <w:noWrap/>
            <w:hideMark/>
          </w:tcPr>
          <w:p w14:paraId="206BA7A6" w14:textId="77777777" w:rsidR="00640800" w:rsidRPr="00A36A51" w:rsidRDefault="00640800" w:rsidP="00C37935">
            <w:pPr>
              <w:spacing w:line="480" w:lineRule="auto"/>
              <w:rPr>
                <w:sz w:val="18"/>
                <w:szCs w:val="18"/>
              </w:rPr>
            </w:pPr>
            <w:proofErr w:type="gramStart"/>
            <w:r w:rsidRPr="00A36A51">
              <w:rPr>
                <w:sz w:val="18"/>
                <w:szCs w:val="18"/>
              </w:rPr>
              <w:t>mg</w:t>
            </w:r>
            <w:proofErr w:type="gramEnd"/>
            <w:r w:rsidRPr="00A36A51">
              <w:rPr>
                <w:sz w:val="18"/>
                <w:szCs w:val="18"/>
              </w:rPr>
              <w:t>·kg</w:t>
            </w:r>
            <w:r w:rsidRPr="00A36A51">
              <w:rPr>
                <w:sz w:val="18"/>
                <w:szCs w:val="18"/>
                <w:vertAlign w:val="superscript"/>
              </w:rPr>
              <w:t>−1</w:t>
            </w:r>
          </w:p>
        </w:tc>
        <w:tc>
          <w:tcPr>
            <w:tcW w:w="1035" w:type="dxa"/>
            <w:vMerge/>
            <w:hideMark/>
          </w:tcPr>
          <w:p w14:paraId="5D0B4DC4" w14:textId="77777777" w:rsidR="00640800" w:rsidRPr="00A36A51" w:rsidRDefault="00640800" w:rsidP="00C37935">
            <w:pPr>
              <w:spacing w:line="480" w:lineRule="auto"/>
              <w:rPr>
                <w:sz w:val="18"/>
                <w:szCs w:val="18"/>
              </w:rPr>
            </w:pPr>
          </w:p>
        </w:tc>
        <w:tc>
          <w:tcPr>
            <w:tcW w:w="1179" w:type="dxa"/>
            <w:vMerge/>
            <w:hideMark/>
          </w:tcPr>
          <w:p w14:paraId="15B33677" w14:textId="77777777" w:rsidR="00640800" w:rsidRPr="00A36A51" w:rsidRDefault="00640800" w:rsidP="00C37935">
            <w:pPr>
              <w:spacing w:line="480" w:lineRule="auto"/>
              <w:rPr>
                <w:sz w:val="18"/>
                <w:szCs w:val="18"/>
              </w:rPr>
            </w:pPr>
          </w:p>
        </w:tc>
      </w:tr>
      <w:tr w:rsidR="009D7F41" w:rsidRPr="00A36A51" w14:paraId="1E327B6B" w14:textId="77777777" w:rsidTr="00C23C88">
        <w:trPr>
          <w:trHeight w:val="348"/>
        </w:trPr>
        <w:tc>
          <w:tcPr>
            <w:tcW w:w="1098" w:type="dxa"/>
            <w:vMerge/>
            <w:hideMark/>
          </w:tcPr>
          <w:p w14:paraId="22E85E10" w14:textId="77777777" w:rsidR="00640800" w:rsidRPr="00A36A51" w:rsidRDefault="00640800" w:rsidP="00C37935">
            <w:pPr>
              <w:spacing w:line="480" w:lineRule="auto"/>
              <w:rPr>
                <w:b/>
                <w:bCs/>
                <w:sz w:val="18"/>
                <w:szCs w:val="18"/>
              </w:rPr>
            </w:pPr>
          </w:p>
        </w:tc>
        <w:tc>
          <w:tcPr>
            <w:tcW w:w="643" w:type="dxa"/>
            <w:noWrap/>
            <w:hideMark/>
          </w:tcPr>
          <w:p w14:paraId="476D49C7" w14:textId="77777777" w:rsidR="00640800" w:rsidRPr="00A36A51" w:rsidRDefault="00640800" w:rsidP="00C37935">
            <w:pPr>
              <w:spacing w:line="480" w:lineRule="auto"/>
              <w:rPr>
                <w:sz w:val="18"/>
                <w:szCs w:val="18"/>
              </w:rPr>
            </w:pPr>
            <w:r w:rsidRPr="00A36A51">
              <w:rPr>
                <w:sz w:val="18"/>
                <w:szCs w:val="18"/>
              </w:rPr>
              <w:t>N</w:t>
            </w:r>
          </w:p>
        </w:tc>
        <w:tc>
          <w:tcPr>
            <w:tcW w:w="3169" w:type="dxa"/>
            <w:noWrap/>
            <w:hideMark/>
          </w:tcPr>
          <w:p w14:paraId="46B43973" w14:textId="77777777" w:rsidR="00640800" w:rsidRPr="00A36A51" w:rsidRDefault="00640800" w:rsidP="00C37935">
            <w:pPr>
              <w:spacing w:line="480" w:lineRule="auto"/>
              <w:rPr>
                <w:sz w:val="18"/>
                <w:szCs w:val="18"/>
              </w:rPr>
            </w:pPr>
            <w:r w:rsidRPr="00A36A51">
              <w:rPr>
                <w:sz w:val="18"/>
                <w:szCs w:val="18"/>
              </w:rPr>
              <w:t>Nitrogen</w:t>
            </w:r>
          </w:p>
        </w:tc>
        <w:tc>
          <w:tcPr>
            <w:tcW w:w="1961" w:type="dxa"/>
            <w:noWrap/>
            <w:hideMark/>
          </w:tcPr>
          <w:p w14:paraId="0B0CC8AC" w14:textId="77777777" w:rsidR="00640800" w:rsidRPr="00A36A51" w:rsidRDefault="00640800" w:rsidP="00C37935">
            <w:pPr>
              <w:spacing w:line="480" w:lineRule="auto"/>
              <w:rPr>
                <w:sz w:val="18"/>
                <w:szCs w:val="18"/>
              </w:rPr>
            </w:pPr>
            <w:proofErr w:type="gramStart"/>
            <w:r w:rsidRPr="00A36A51">
              <w:rPr>
                <w:sz w:val="18"/>
                <w:szCs w:val="18"/>
              </w:rPr>
              <w:t>g</w:t>
            </w:r>
            <w:proofErr w:type="gramEnd"/>
            <w:r w:rsidRPr="00A36A51">
              <w:rPr>
                <w:sz w:val="18"/>
                <w:szCs w:val="18"/>
              </w:rPr>
              <w:t>·kg</w:t>
            </w:r>
            <w:r w:rsidRPr="00A36A51">
              <w:rPr>
                <w:sz w:val="18"/>
                <w:szCs w:val="18"/>
                <w:vertAlign w:val="superscript"/>
              </w:rPr>
              <w:t>−1</w:t>
            </w:r>
          </w:p>
        </w:tc>
        <w:tc>
          <w:tcPr>
            <w:tcW w:w="1035" w:type="dxa"/>
            <w:vMerge/>
            <w:hideMark/>
          </w:tcPr>
          <w:p w14:paraId="047B2470" w14:textId="77777777" w:rsidR="00640800" w:rsidRPr="00A36A51" w:rsidRDefault="00640800" w:rsidP="00C37935">
            <w:pPr>
              <w:spacing w:line="480" w:lineRule="auto"/>
              <w:rPr>
                <w:sz w:val="18"/>
                <w:szCs w:val="18"/>
              </w:rPr>
            </w:pPr>
          </w:p>
        </w:tc>
        <w:tc>
          <w:tcPr>
            <w:tcW w:w="1179" w:type="dxa"/>
            <w:vMerge/>
            <w:hideMark/>
          </w:tcPr>
          <w:p w14:paraId="033187C6" w14:textId="77777777" w:rsidR="00640800" w:rsidRPr="00A36A51" w:rsidRDefault="00640800" w:rsidP="00C37935">
            <w:pPr>
              <w:spacing w:line="480" w:lineRule="auto"/>
              <w:rPr>
                <w:sz w:val="18"/>
                <w:szCs w:val="18"/>
              </w:rPr>
            </w:pPr>
          </w:p>
        </w:tc>
      </w:tr>
    </w:tbl>
    <w:p w14:paraId="59D6BE29" w14:textId="77777777" w:rsidR="00CE688E" w:rsidRDefault="00CE688E" w:rsidP="007C3886"/>
    <w:p w14:paraId="041018EF" w14:textId="7BED7A2A" w:rsidR="00233D90" w:rsidRPr="00F81BC6" w:rsidRDefault="00233D90" w:rsidP="002318CE">
      <w:pPr>
        <w:pStyle w:val="Heading3"/>
        <w:rPr>
          <w:rFonts w:cs="Times New Roman"/>
        </w:rPr>
      </w:pPr>
      <w:r w:rsidRPr="00F81BC6">
        <w:rPr>
          <w:rFonts w:cs="Times New Roman"/>
        </w:rPr>
        <w:t>Calibrage</w:t>
      </w:r>
      <w:r w:rsidR="00810B72" w:rsidRPr="00F81BC6">
        <w:rPr>
          <w:rFonts w:cs="Times New Roman"/>
        </w:rPr>
        <w:t xml:space="preserve">s des </w:t>
      </w:r>
      <w:r w:rsidR="007A04D9" w:rsidRPr="00F81BC6">
        <w:rPr>
          <w:rFonts w:cs="Times New Roman"/>
        </w:rPr>
        <w:t>modèles</w:t>
      </w:r>
    </w:p>
    <w:p w14:paraId="6E004B8D" w14:textId="2D68F8A1" w:rsidR="005C4E20" w:rsidRDefault="0069562D" w:rsidP="0069562D">
      <w:r>
        <w:t>Nous avons comparé cinq algorithmes</w:t>
      </w:r>
      <w:r w:rsidR="00032138">
        <w:t xml:space="preserve"> SDM</w:t>
      </w:r>
      <w:r>
        <w:t xml:space="preserve"> pour prédire les paramètres lombricien (abondance totale, biomasse totale et la richesse taxonomique totale) en utilisant 10 variables explicatives. Les cinq algorithmes </w:t>
      </w:r>
      <w:r w:rsidR="00855545">
        <w:t>étaient</w:t>
      </w:r>
      <w:r>
        <w:t> : les m</w:t>
      </w:r>
      <w:r w:rsidRPr="002D1042">
        <w:t>odèles linéaire</w:t>
      </w:r>
      <w:r>
        <w:t>s</w:t>
      </w:r>
      <w:r w:rsidRPr="002D1042">
        <w:t xml:space="preserve"> généralisé</w:t>
      </w:r>
      <w:r>
        <w:t>s</w:t>
      </w:r>
      <w:r w:rsidRPr="002D1042">
        <w:t xml:space="preserve"> (GLM), les modèles additifs généralisés (GAM), les modèles de forêt</w:t>
      </w:r>
      <w:r w:rsidR="00562A5A">
        <w:t>s</w:t>
      </w:r>
      <w:r w:rsidRPr="002D1042">
        <w:t xml:space="preserve"> aléatoire</w:t>
      </w:r>
      <w:r w:rsidR="00562A5A">
        <w:t>s</w:t>
      </w:r>
      <w:r w:rsidRPr="002D1042">
        <w:t xml:space="preserve"> (RF)</w:t>
      </w:r>
      <w:r>
        <w:t xml:space="preserve">, </w:t>
      </w:r>
      <w:r w:rsidRPr="002D1042">
        <w:t>les modèles boost</w:t>
      </w:r>
      <w:r>
        <w:t>és</w:t>
      </w:r>
      <w:r w:rsidRPr="002D1042">
        <w:t xml:space="preserve"> généralisés (GBM) et</w:t>
      </w:r>
      <w:r>
        <w:t xml:space="preserve"> l</w:t>
      </w:r>
      <w:r w:rsidRPr="00DC5799">
        <w:t>es réseaux de neurones artificiels (ANN)</w:t>
      </w:r>
      <w:r>
        <w:t>.</w:t>
      </w:r>
      <w:r w:rsidR="00032138">
        <w:t xml:space="preserve"> </w:t>
      </w:r>
    </w:p>
    <w:p w14:paraId="3F69C4E6" w14:textId="52D37CE1" w:rsidR="00493570" w:rsidRDefault="004E4AB7" w:rsidP="0069562D">
      <w:r>
        <w:t xml:space="preserve">Nous avons ajusté les GLM à l’aide de la fonction </w:t>
      </w:r>
      <w:r w:rsidRPr="004E4AB7">
        <w:rPr>
          <w:i/>
          <w:iCs/>
        </w:rPr>
        <w:t>glm</w:t>
      </w:r>
      <w:r>
        <w:t xml:space="preserve"> du package </w:t>
      </w:r>
      <w:r w:rsidR="00E7118B" w:rsidRPr="00E7118B">
        <w:rPr>
          <w:i/>
          <w:iCs/>
        </w:rPr>
        <w:t>stats</w:t>
      </w:r>
      <w:r w:rsidR="00136642">
        <w:rPr>
          <w:i/>
          <w:iCs/>
        </w:rPr>
        <w:t xml:space="preserve"> </w:t>
      </w:r>
      <w:r w:rsidR="00136642">
        <w:t>avec la formulation suivant</w:t>
      </w:r>
      <w:r w:rsidR="00562A5A">
        <w:t>e</w:t>
      </w:r>
      <w:r w:rsidR="00136642">
        <w:t> :</w:t>
      </w:r>
    </w:p>
    <w:p w14:paraId="58E4F060" w14:textId="13CE2758" w:rsidR="002E518D" w:rsidRPr="00136642" w:rsidRDefault="00C108B8" w:rsidP="005D58FD">
      <w:pPr>
        <w:jc w:val="center"/>
      </w:pPr>
      <m:oMathPara>
        <m:oMath>
          <m:r>
            <w:rPr>
              <w:rFonts w:ascii="Cambria Math" w:hAnsi="Cambria Math"/>
            </w:rPr>
            <m:t>Y=glm</m:t>
          </m:r>
          <m:d>
            <m:dPr>
              <m:ctrlPr>
                <w:rPr>
                  <w:rFonts w:ascii="Cambria Math" w:hAnsi="Cambria Math"/>
                  <w:i/>
                </w:rPr>
              </m:ctrlPr>
            </m:dPr>
            <m:e>
              <m:r>
                <w:rPr>
                  <w:rFonts w:ascii="Cambria Math" w:hAnsi="Cambria Math"/>
                </w:rPr>
                <m:t>y~x1+x2+…+xn,family=</m:t>
              </m:r>
              <m:sPre>
                <m:sPrePr>
                  <m:ctrlPr>
                    <w:rPr>
                      <w:rFonts w:ascii="Cambria Math" w:hAnsi="Cambria Math"/>
                      <w:i/>
                    </w:rPr>
                  </m:ctrlPr>
                </m:sPrePr>
                <m:sub/>
                <m:sup>
                  <m:r>
                    <w:rPr>
                      <w:rFonts w:ascii="Cambria Math" w:hAnsi="Cambria Math"/>
                    </w:rPr>
                    <m:t>'</m:t>
                  </m:r>
                </m:sup>
                <m:e>
                  <m:r>
                    <w:rPr>
                      <w:rFonts w:ascii="Cambria Math" w:hAnsi="Cambria Math"/>
                    </w:rPr>
                    <m:t>g</m:t>
                  </m:r>
                </m:e>
              </m:sPre>
              <m:r>
                <w:rPr>
                  <w:rFonts w:ascii="Cambria Math" w:hAnsi="Cambria Math"/>
                </w:rPr>
                <m:t>aussia</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,data=data</m:t>
              </m:r>
            </m:e>
          </m:d>
        </m:oMath>
      </m:oMathPara>
    </w:p>
    <w:p w14:paraId="37CEEA9B" w14:textId="30764B89" w:rsidR="0011285E" w:rsidRDefault="0011285E" w:rsidP="009A1830">
      <w:r>
        <w:lastRenderedPageBreak/>
        <w:t>Où y est la variable de réponse (abondance, biomasse ou la richesse) et les x sont les variables explicatives.</w:t>
      </w:r>
    </w:p>
    <w:p w14:paraId="1CC97F9A" w14:textId="60D2CC79" w:rsidR="00493570" w:rsidRDefault="009A1830" w:rsidP="009A1830">
      <w:r>
        <w:t xml:space="preserve">Pour les GAM, nous avons </w:t>
      </w:r>
      <w:r w:rsidR="00493570">
        <w:t>utilisé</w:t>
      </w:r>
      <w:r>
        <w:t xml:space="preserve"> la fonction </w:t>
      </w:r>
      <w:r w:rsidRPr="00493570">
        <w:rPr>
          <w:i/>
          <w:iCs/>
        </w:rPr>
        <w:t>gam</w:t>
      </w:r>
      <w:r>
        <w:t xml:space="preserve"> du package </w:t>
      </w:r>
      <w:r w:rsidRPr="00493570">
        <w:rPr>
          <w:i/>
          <w:iCs/>
        </w:rPr>
        <w:t>mgcv</w:t>
      </w:r>
      <w:r>
        <w:t xml:space="preserve"> </w:t>
      </w:r>
      <w:r>
        <w:fldChar w:fldCharType="begin"/>
      </w:r>
      <w:r w:rsidR="007414A2">
        <w:instrText xml:space="preserve"> ADDIN ZOTERO_ITEM CSL_CITATION {"citationID":"VSFkU8qY","properties":{"formattedCitation":"(Wood, 2023)","plainCitation":"(Wood, 2023)","noteIndex":0},"citationItems":[{"id":1139,"uris":["http://zotero.org/users/7119014/items/D67LKV6G"],"itemData":{"id":1139,"type":"software","abstract":"Generalized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web/packages/mgcv/index.html","version":"1.9-1","author":[{"family":"Wood","given":"Simon"}],"accessed":{"date-parts":[["2024",4,29]]},"issued":{"date-parts":[["2023",12,21]]}}}],"schema":"https://github.com/citation-style-language/schema/raw/master/csl-citation.json"} </w:instrText>
      </w:r>
      <w:r>
        <w:fldChar w:fldCharType="separate"/>
      </w:r>
      <w:r w:rsidR="007414A2" w:rsidRPr="007414A2">
        <w:rPr>
          <w:rFonts w:cs="Times New Roman"/>
        </w:rPr>
        <w:t>(Wood, 2023)</w:t>
      </w:r>
      <w:r>
        <w:fldChar w:fldCharType="end"/>
      </w:r>
      <w:r>
        <w:t xml:space="preserve"> avec la formulation suivant</w:t>
      </w:r>
      <w:r w:rsidR="00562A5A">
        <w:t>e</w:t>
      </w:r>
      <w:r>
        <w:t> :</w:t>
      </w:r>
    </w:p>
    <w:p w14:paraId="082BEB1E" w14:textId="6E8795E0" w:rsidR="0011285E" w:rsidRPr="007B36AA" w:rsidRDefault="00C108B8" w:rsidP="0011285E">
      <w:pPr>
        <w:jc w:val="center"/>
        <w:rPr>
          <w:lang w:val="en-US"/>
        </w:rPr>
      </w:pPr>
      <m:oMathPara>
        <m:oMath>
          <m:r>
            <w:rPr>
              <w:rFonts w:ascii="Cambria Math" w:hAnsi="Cambria Math"/>
            </w:rPr>
            <m:t>Y</m:t>
          </m:r>
          <m:r>
            <w:rPr>
              <w:rFonts w:ascii="Cambria Math" w:hAnsi="Cambria Math"/>
              <w:lang w:val="en-US"/>
            </w:rPr>
            <m:t>=</m:t>
          </m:r>
          <m:r>
            <w:rPr>
              <w:rFonts w:ascii="Cambria Math" w:hAnsi="Cambria Math"/>
            </w:rPr>
            <m:t>gam</m:t>
          </m:r>
          <m:d>
            <m:dPr>
              <m:ctrlPr>
                <w:rPr>
                  <w:rFonts w:ascii="Cambria Math" w:hAnsi="Cambria Math"/>
                  <w:i/>
                  <w:lang w:val="en-US"/>
                </w:rPr>
              </m:ctrlPr>
            </m:dPr>
            <m:e>
              <m:r>
                <w:rPr>
                  <w:rFonts w:ascii="Cambria Math" w:hAnsi="Cambria Math"/>
                </w:rPr>
                <m:t>y</m:t>
              </m:r>
              <m:r>
                <w:rPr>
                  <w:rFonts w:ascii="Cambria Math" w:hAnsi="Cambria Math"/>
                  <w:lang w:val="en-US"/>
                </w:rPr>
                <m:t>~</m:t>
              </m:r>
              <m:r>
                <w:rPr>
                  <w:rFonts w:ascii="Cambria Math" w:hAnsi="Cambria Math"/>
                </w:rPr>
                <m:t>s</m:t>
              </m:r>
              <m:d>
                <m:dPr>
                  <m:ctrlPr>
                    <w:rPr>
                      <w:rFonts w:ascii="Cambria Math" w:hAnsi="Cambria Math"/>
                      <w:i/>
                    </w:rPr>
                  </m:ctrlPr>
                </m:dPr>
                <m:e>
                  <m:r>
                    <w:rPr>
                      <w:rFonts w:ascii="Cambria Math" w:hAnsi="Cambria Math"/>
                    </w:rPr>
                    <m:t>x</m:t>
                  </m:r>
                  <m:r>
                    <w:rPr>
                      <w:rFonts w:ascii="Cambria Math" w:hAnsi="Cambria Math"/>
                      <w:lang w:val="en-US"/>
                    </w:rPr>
                    <m:t>1</m:t>
                  </m:r>
                </m:e>
              </m:d>
              <m:r>
                <w:rPr>
                  <w:rFonts w:ascii="Cambria Math" w:hAnsi="Cambria Math"/>
                  <w:lang w:val="en-US"/>
                </w:rPr>
                <m:t>+</m:t>
              </m:r>
              <m:r>
                <w:rPr>
                  <w:rFonts w:ascii="Cambria Math" w:hAnsi="Cambria Math"/>
                </w:rPr>
                <m:t>s</m:t>
              </m:r>
              <m:d>
                <m:dPr>
                  <m:ctrlPr>
                    <w:rPr>
                      <w:rFonts w:ascii="Cambria Math" w:hAnsi="Cambria Math"/>
                      <w:i/>
                    </w:rPr>
                  </m:ctrlPr>
                </m:dPr>
                <m:e>
                  <m:r>
                    <w:rPr>
                      <w:rFonts w:ascii="Cambria Math" w:hAnsi="Cambria Math"/>
                    </w:rPr>
                    <m:t>x</m:t>
                  </m:r>
                  <m:r>
                    <w:rPr>
                      <w:rFonts w:ascii="Cambria Math" w:hAnsi="Cambria Math"/>
                      <w:lang w:val="en-US"/>
                    </w:rPr>
                    <m:t>2</m:t>
                  </m:r>
                </m:e>
              </m:d>
              <m:r>
                <w:rPr>
                  <w:rFonts w:ascii="Cambria Math" w:hAnsi="Cambria Math"/>
                  <w:lang w:val="en-US"/>
                </w:rPr>
                <m:t>+…+</m:t>
              </m:r>
              <m:r>
                <w:rPr>
                  <w:rFonts w:ascii="Cambria Math" w:hAnsi="Cambria Math"/>
                </w:rPr>
                <m:t>s</m:t>
              </m:r>
              <m:d>
                <m:dPr>
                  <m:ctrlPr>
                    <w:rPr>
                      <w:rFonts w:ascii="Cambria Math" w:hAnsi="Cambria Math"/>
                      <w:i/>
                    </w:rPr>
                  </m:ctrlPr>
                </m:dPr>
                <m:e>
                  <m:r>
                    <w:rPr>
                      <w:rFonts w:ascii="Cambria Math" w:hAnsi="Cambria Math"/>
                    </w:rPr>
                    <m:t>xn</m:t>
                  </m:r>
                </m:e>
              </m:d>
              <m:r>
                <w:rPr>
                  <w:rFonts w:ascii="Cambria Math" w:hAnsi="Cambria Math"/>
                  <w:lang w:val="en-US"/>
                </w:rPr>
                <m:t>,</m:t>
              </m:r>
              <m:r>
                <w:rPr>
                  <w:rFonts w:ascii="Cambria Math" w:hAnsi="Cambria Math"/>
                </w:rPr>
                <m:t>family</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m:t>
                  </m:r>
                </m:sup>
              </m:sSup>
              <m:r>
                <w:rPr>
                  <w:rFonts w:ascii="Cambria Math" w:hAnsi="Cambria Math"/>
                </w:rPr>
                <m:t>gaussia</m:t>
              </m:r>
              <m:sSup>
                <m:sSupPr>
                  <m:ctrlPr>
                    <w:rPr>
                      <w:rFonts w:ascii="Cambria Math" w:hAnsi="Cambria Math"/>
                      <w:i/>
                    </w:rPr>
                  </m:ctrlPr>
                </m:sSupPr>
                <m:e>
                  <m:r>
                    <w:rPr>
                      <w:rFonts w:ascii="Cambria Math" w:hAnsi="Cambria Math"/>
                    </w:rPr>
                    <m:t>n</m:t>
                  </m:r>
                </m:e>
                <m:sup>
                  <m:r>
                    <w:rPr>
                      <w:rFonts w:ascii="Cambria Math" w:hAnsi="Cambria Math"/>
                      <w:lang w:val="en-US"/>
                    </w:rPr>
                    <m:t>'</m:t>
                  </m:r>
                </m:sup>
              </m:sSup>
              <m:r>
                <w:rPr>
                  <w:rFonts w:ascii="Cambria Math" w:hAnsi="Cambria Math"/>
                  <w:lang w:val="en-US"/>
                </w:rPr>
                <m:t>,</m:t>
              </m:r>
              <m:r>
                <w:rPr>
                  <w:rFonts w:ascii="Cambria Math" w:hAnsi="Cambria Math"/>
                </w:rPr>
                <m:t>met</m:t>
              </m:r>
              <m:r>
                <w:rPr>
                  <w:rFonts w:ascii="Cambria Math" w:hAnsi="Cambria Math"/>
                  <w:lang w:val="en-US"/>
                </w:rPr>
                <m:t>h</m:t>
              </m:r>
              <m:r>
                <w:rPr>
                  <w:rFonts w:ascii="Cambria Math" w:hAnsi="Cambria Math"/>
                </w:rPr>
                <m:t>od</m:t>
              </m:r>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m:t>
                  </m:r>
                </m:sup>
              </m:sSup>
              <m:r>
                <m:rPr>
                  <m:nor/>
                </m:rPr>
                <w:rPr>
                  <w:rFonts w:ascii="Cambria Math" w:hAnsi="Cambria Math"/>
                  <w:lang w:val="en-US"/>
                </w:rPr>
                <m:t>REML'</m:t>
              </m:r>
              <m:r>
                <w:rPr>
                  <w:rFonts w:ascii="Cambria Math" w:hAnsi="Cambria Math"/>
                  <w:lang w:val="en-US"/>
                </w:rPr>
                <m:t>,</m:t>
              </m:r>
              <m:r>
                <w:rPr>
                  <w:rFonts w:ascii="Cambria Math" w:hAnsi="Cambria Math"/>
                </w:rPr>
                <m:t>data</m:t>
              </m:r>
              <m:r>
                <w:rPr>
                  <w:rFonts w:ascii="Cambria Math" w:hAnsi="Cambria Math"/>
                  <w:lang w:val="en-US"/>
                </w:rPr>
                <m:t>=</m:t>
              </m:r>
              <m:r>
                <w:rPr>
                  <w:rFonts w:ascii="Cambria Math" w:hAnsi="Cambria Math"/>
                </w:rPr>
                <m:t>data</m:t>
              </m:r>
            </m:e>
          </m:d>
        </m:oMath>
      </m:oMathPara>
    </w:p>
    <w:p w14:paraId="51ED6F96" w14:textId="5D329B07" w:rsidR="0011285E" w:rsidRDefault="0011285E" w:rsidP="005D58FD">
      <w:r>
        <w:t>Où y est la variable de réponse (abondance, biomasse ou la richesse) et les x sont les variables explicatives.</w:t>
      </w:r>
    </w:p>
    <w:p w14:paraId="675146A0" w14:textId="2D8CEA5A" w:rsidR="005D58FD" w:rsidRDefault="00493570" w:rsidP="005D58FD">
      <w:r>
        <w:t xml:space="preserve">Les </w:t>
      </w:r>
      <w:r w:rsidRPr="002D1042">
        <w:t>modèles de forêt</w:t>
      </w:r>
      <w:r w:rsidR="00562A5A">
        <w:t>s</w:t>
      </w:r>
      <w:r w:rsidRPr="002D1042">
        <w:t xml:space="preserve"> aléatoire</w:t>
      </w:r>
      <w:r w:rsidR="00562A5A">
        <w:t>s</w:t>
      </w:r>
      <w:r>
        <w:t xml:space="preserve"> ont été ajusté</w:t>
      </w:r>
      <w:r w:rsidR="00C529E3">
        <w:t>s</w:t>
      </w:r>
      <w:r>
        <w:t xml:space="preserve"> avec la fonction </w:t>
      </w:r>
      <w:r w:rsidRPr="005D58FD">
        <w:rPr>
          <w:i/>
          <w:iCs/>
        </w:rPr>
        <w:t>randomForest</w:t>
      </w:r>
      <w:r>
        <w:t xml:space="preserve"> du </w:t>
      </w:r>
      <w:r w:rsidR="005D58FD">
        <w:t xml:space="preserve">package </w:t>
      </w:r>
      <w:r w:rsidR="005D58FD" w:rsidRPr="005D58FD">
        <w:rPr>
          <w:i/>
          <w:iCs/>
        </w:rPr>
        <w:t>randomForest</w:t>
      </w:r>
      <w:r w:rsidR="005D58FD">
        <w:t xml:space="preserve"> </w:t>
      </w:r>
      <w:r w:rsidR="005D58FD">
        <w:fldChar w:fldCharType="begin"/>
      </w:r>
      <w:r w:rsidR="005D58FD">
        <w:instrText xml:space="preserve"> ADDIN ZOTERO_ITEM CSL_CITATION {"citationID":"FHheaWLg","properties":{"formattedCitation":"(Breiman,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5D58FD">
        <w:fldChar w:fldCharType="separate"/>
      </w:r>
      <w:r w:rsidR="005D58FD" w:rsidRPr="005D58FD">
        <w:rPr>
          <w:rFonts w:cs="Times New Roman"/>
        </w:rPr>
        <w:t>(Breiman, 2001)</w:t>
      </w:r>
      <w:r w:rsidR="005D58FD">
        <w:fldChar w:fldCharType="end"/>
      </w:r>
      <w:r w:rsidR="005D58FD">
        <w:t xml:space="preserve"> avec la formulation suivant</w:t>
      </w:r>
      <w:r w:rsidR="00562A5A">
        <w:t>e</w:t>
      </w:r>
      <w:r w:rsidR="005D58FD">
        <w:t> :</w:t>
      </w:r>
    </w:p>
    <w:p w14:paraId="340F6123" w14:textId="2BB21912" w:rsidR="005D58FD" w:rsidRPr="00136642" w:rsidRDefault="00C108B8" w:rsidP="005D58FD">
      <w:pPr>
        <w:jc w:val="center"/>
      </w:pPr>
      <m:oMathPara>
        <m:oMath>
          <m:r>
            <w:rPr>
              <w:rFonts w:ascii="Cambria Math" w:hAnsi="Cambria Math"/>
            </w:rPr>
            <m:t>Y=randomForest</m:t>
          </m:r>
          <m:d>
            <m:dPr>
              <m:ctrlPr>
                <w:rPr>
                  <w:rFonts w:ascii="Cambria Math" w:hAnsi="Cambria Math"/>
                  <w:i/>
                </w:rPr>
              </m:ctrlPr>
            </m:dPr>
            <m:e>
              <m:r>
                <w:rPr>
                  <w:rFonts w:ascii="Cambria Math" w:hAnsi="Cambria Math"/>
                </w:rPr>
                <m:t>data</m:t>
              </m:r>
              <m:d>
                <m:dPr>
                  <m:begChr m:val="["/>
                  <m:endChr m:val="]"/>
                  <m:ctrlPr>
                    <w:rPr>
                      <w:rFonts w:ascii="Cambria Math" w:hAnsi="Cambria Math"/>
                      <w:i/>
                    </w:rPr>
                  </m:ctrlPr>
                </m:dPr>
                <m:e>
                  <m:r>
                    <w:rPr>
                      <w:rFonts w:ascii="Cambria Math" w:hAnsi="Cambria Math"/>
                    </w:rPr>
                    <m:t>-var.rep</m:t>
                  </m:r>
                </m:e>
              </m:d>
              <m:r>
                <w:rPr>
                  <w:rFonts w:ascii="Cambria Math" w:hAnsi="Cambria Math"/>
                </w:rPr>
                <m:t>,data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var.rep</m:t>
                      </m:r>
                    </m:e>
                  </m:d>
                </m:e>
              </m:d>
              <m:r>
                <w:rPr>
                  <w:rFonts w:ascii="Cambria Math" w:hAnsi="Cambria Math"/>
                </w:rPr>
                <m:t>,</m:t>
              </m:r>
              <m:r>
                <m:rPr>
                  <m:sty m:val="p"/>
                </m:rPr>
                <w:rPr>
                  <w:rFonts w:ascii="Cambria Math" w:hAnsi="Cambria Math"/>
                </w:rPr>
                <m:t>mtry=3,ntree=500,maxnodes=NULL,importance=TRUE</m:t>
              </m:r>
              <m:ctrlPr>
                <w:rPr>
                  <w:rFonts w:ascii="Cambria Math" w:hAnsi="Cambria Math"/>
                </w:rPr>
              </m:ctrlPr>
            </m:e>
          </m:d>
        </m:oMath>
      </m:oMathPara>
    </w:p>
    <w:p w14:paraId="6257506E" w14:textId="34C161FB" w:rsidR="002C1AB2" w:rsidRDefault="002C1AB2" w:rsidP="005D58FD">
      <w:r>
        <w:t>O</w:t>
      </w:r>
      <w:r w:rsidR="0011285E">
        <w:t>ù</w:t>
      </w:r>
      <w:r>
        <w:t xml:space="preserve"> </w:t>
      </w:r>
      <w:r w:rsidRPr="000B6AB8">
        <w:rPr>
          <w:i/>
          <w:iCs/>
        </w:rPr>
        <w:t>var.rep</w:t>
      </w:r>
      <w:r>
        <w:t xml:space="preserve"> = position de la colonne de la variable de réponse, mtry = </w:t>
      </w:r>
      <w:r w:rsidR="000B6AB8">
        <w:t>n</w:t>
      </w:r>
      <w:r w:rsidR="000B6AB8" w:rsidRPr="000B6AB8">
        <w:t>ombre de variables échantillonnées au hasard</w:t>
      </w:r>
      <w:r w:rsidR="00B57637">
        <w:t xml:space="preserve">, </w:t>
      </w:r>
      <w:r w:rsidR="000B6AB8">
        <w:t xml:space="preserve">ntree = nombre </w:t>
      </w:r>
      <w:r w:rsidR="00E10D21">
        <w:t>d’arbres</w:t>
      </w:r>
      <w:r w:rsidR="00B57637">
        <w:t xml:space="preserve"> et maxnodes = n</w:t>
      </w:r>
      <w:r w:rsidR="00B57637" w:rsidRPr="00B57637">
        <w:t>ombre maximum de nœuds terminaux</w:t>
      </w:r>
      <w:r w:rsidR="001C0C72">
        <w:t>.</w:t>
      </w:r>
    </w:p>
    <w:p w14:paraId="10045470" w14:textId="7A70988C" w:rsidR="005D58FD" w:rsidRDefault="001C0C72" w:rsidP="00032138">
      <w:r>
        <w:t xml:space="preserve">Nous avons </w:t>
      </w:r>
      <w:r w:rsidR="00A81ED1">
        <w:t>effectué</w:t>
      </w:r>
      <w:r>
        <w:t xml:space="preserve"> l’hyperparametisation des modèles en forêt aléatoire</w:t>
      </w:r>
      <w:r w:rsidR="00A81ED1">
        <w:t xml:space="preserve"> par l</w:t>
      </w:r>
      <w:r w:rsidR="00A81ED1" w:rsidRPr="00A81ED1">
        <w:t>a méthode de recherche par grille</w:t>
      </w:r>
      <w:r w:rsidR="00A81ED1">
        <w:t xml:space="preserve"> avec </w:t>
      </w:r>
      <w:r w:rsidR="005937FC">
        <w:t>toutes les combinaisons possibles</w:t>
      </w:r>
      <w:r w:rsidR="00A81ED1">
        <w:t xml:space="preserve"> des paramètres suivants : </w:t>
      </w:r>
      <w:r w:rsidR="00B57637">
        <w:t>n</w:t>
      </w:r>
      <w:r w:rsidR="00B57637" w:rsidRPr="000B6AB8">
        <w:t>ombre de variables échantillonnées au hasard</w:t>
      </w:r>
      <w:r w:rsidR="00B57637">
        <w:t xml:space="preserve"> </w:t>
      </w:r>
      <w:r w:rsidR="00A81ED1">
        <w:t xml:space="preserve">= </w:t>
      </w:r>
      <w:r w:rsidR="00923FD2">
        <w:t>de 2 à 8</w:t>
      </w:r>
      <w:r w:rsidR="0011285E">
        <w:t xml:space="preserve"> par incrément de 1</w:t>
      </w:r>
      <w:r w:rsidR="00923FD2">
        <w:t xml:space="preserve">, </w:t>
      </w:r>
      <w:r w:rsidR="00B57637">
        <w:t>nombre d’arbres</w:t>
      </w:r>
      <w:r w:rsidR="00923FD2">
        <w:t xml:space="preserve"> = de 100 à 2000 par </w:t>
      </w:r>
      <w:r w:rsidR="00562A5A">
        <w:t>incrément</w:t>
      </w:r>
      <w:r w:rsidR="00923FD2">
        <w:t xml:space="preserve"> de </w:t>
      </w:r>
      <w:r w:rsidR="00FA7B1E">
        <w:t>2</w:t>
      </w:r>
      <w:r w:rsidR="00923FD2">
        <w:t>00</w:t>
      </w:r>
      <w:r w:rsidR="00B57637">
        <w:t xml:space="preserve"> et n</w:t>
      </w:r>
      <w:r w:rsidR="00B57637" w:rsidRPr="00B57637">
        <w:t xml:space="preserve">ombre maximum de nœuds terminaux </w:t>
      </w:r>
      <w:r w:rsidR="003A4D00">
        <w:t>=</w:t>
      </w:r>
      <w:r w:rsidR="00923FD2">
        <w:t xml:space="preserve"> </w:t>
      </w:r>
      <w:r w:rsidR="003A4D00">
        <w:t xml:space="preserve">de 2 à 15 par </w:t>
      </w:r>
      <w:r w:rsidR="00562A5A">
        <w:t>incrément</w:t>
      </w:r>
      <w:r w:rsidR="003A4D00">
        <w:t xml:space="preserve"> de 1. </w:t>
      </w:r>
      <w:r w:rsidR="003A4D00" w:rsidRPr="007C3886">
        <w:t>Nous avons retenu parmi l’ensemble des modèles celui qui donnait le</w:t>
      </w:r>
      <w:r w:rsidR="003A4D00">
        <w:t xml:space="preserve"> R²</w:t>
      </w:r>
      <w:r w:rsidR="003A4D00" w:rsidRPr="007C3886">
        <w:t xml:space="preserve"> le plus élevé</w:t>
      </w:r>
      <w:r w:rsidR="003A4D00">
        <w:t xml:space="preserve"> et la RMSE la plus faible.</w:t>
      </w:r>
    </w:p>
    <w:p w14:paraId="7E31BA79" w14:textId="77777777" w:rsidR="005937FC" w:rsidRDefault="007560C1" w:rsidP="005937FC">
      <w:r>
        <w:rPr>
          <w:rFonts w:eastAsiaTheme="minorEastAsia"/>
        </w:rPr>
        <w:t xml:space="preserve">Nous avons ajusté </w:t>
      </w:r>
      <w:r w:rsidRPr="002D1042">
        <w:t xml:space="preserve">les </w:t>
      </w:r>
      <w:r>
        <w:t xml:space="preserve">GBM en utilisant la fonction </w:t>
      </w:r>
      <w:r w:rsidRPr="007560C1">
        <w:rPr>
          <w:i/>
          <w:iCs/>
        </w:rPr>
        <w:t>gbm</w:t>
      </w:r>
      <w:r>
        <w:rPr>
          <w:i/>
          <w:iCs/>
        </w:rPr>
        <w:t xml:space="preserve"> </w:t>
      </w:r>
      <w:r>
        <w:t xml:space="preserve">du package gbm </w:t>
      </w:r>
      <w:r w:rsidR="005937FC">
        <w:fldChar w:fldCharType="begin"/>
      </w:r>
      <w:r w:rsidR="005937FC">
        <w:instrText xml:space="preserve"> ADDIN ZOTERO_ITEM CSL_CITATION {"citationID":"8OV26fEB","properties":{"formattedCitation":"(Greg et al., 2024)","plainCitation":"(Greg et al., 2024)","noteIndex":0},"citationItems":[{"id":1140,"uris":["http://zotero.org/users/7119014/items/CZABNFI6"],"itemData":{"id":1140,"type":"software","abstract":"An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 Newer version available at github.com/gbm-developers/gbm3.","license":"GPL-2 | GPL-3 | file LICENSE [expanded from: GPL (≥ 2) | file LICENSE]","source":"R-Packages","title":"gbm: Generalized Boosted Regression Models","title-short":"gbm","URL":"https://cran.r-project.org/web/packages/gbm/index.html","version":"2.1.9","author":[{"family":"Greg","given":"Ridgeway"},{"family":"Edwards","given":"Daniel"},{"family":"Kriegler","given":"Brian"},{"family":"Schroedl","given":"Stefan"},{"family":"Southworth","given":"Harry"},{"family":"Greenwell","given":"Brandon"},{"family":"Boehmke","given":"Bradley"},{"family":"Cunningham","given":"Jay"},{"family":"Developers  (https://github.com/gbm-developers)","given":"G. B. M."}],"accessed":{"date-parts":[["2024",4,29]]},"issued":{"date-parts":[["2024",1,10]]}}}],"schema":"https://github.com/citation-style-language/schema/raw/master/csl-citation.json"} </w:instrText>
      </w:r>
      <w:r w:rsidR="005937FC">
        <w:fldChar w:fldCharType="separate"/>
      </w:r>
      <w:r w:rsidR="005937FC" w:rsidRPr="005937FC">
        <w:rPr>
          <w:rFonts w:cs="Times New Roman"/>
        </w:rPr>
        <w:t>(Greg et al., 2024)</w:t>
      </w:r>
      <w:r w:rsidR="005937FC">
        <w:fldChar w:fldCharType="end"/>
      </w:r>
      <w:r w:rsidR="005937FC">
        <w:t xml:space="preserve"> avec la formulation suivante : </w:t>
      </w:r>
    </w:p>
    <w:p w14:paraId="7B041A07" w14:textId="4915B116" w:rsidR="005937FC" w:rsidRDefault="00C108B8" w:rsidP="00E10D21">
      <w:pPr>
        <w:jc w:val="center"/>
      </w:pPr>
      <m:oMathPara>
        <m:oMath>
          <m:r>
            <w:rPr>
              <w:rFonts w:ascii="Cambria Math" w:hAnsi="Cambria Math"/>
            </w:rPr>
            <m:t>Y=gbm</m:t>
          </m:r>
          <m:d>
            <m:dPr>
              <m:ctrlPr>
                <w:rPr>
                  <w:rFonts w:ascii="Cambria Math" w:hAnsi="Cambria Math"/>
                  <w:i/>
                </w:rPr>
              </m:ctrlPr>
            </m:dPr>
            <m:e>
              <m:r>
                <w:rPr>
                  <w:rFonts w:ascii="Cambria Math" w:hAnsi="Cambria Math"/>
                </w:rPr>
                <m:t>y~.,data=data,</m:t>
              </m:r>
              <m:r>
                <m:rPr>
                  <m:sty m:val="p"/>
                </m:rPr>
                <w:rPr>
                  <w:rFonts w:ascii="Cambria Math" w:hAnsi="Cambria Math"/>
                </w:rPr>
                <m:t>distribution</m:t>
              </m:r>
              <m:sSup>
                <m:sSupPr>
                  <m:ctrlPr>
                    <w:rPr>
                      <w:rFonts w:ascii="Cambria Math" w:hAnsi="Cambria Math"/>
                    </w:rPr>
                  </m:ctrlPr>
                </m:sSupPr>
                <m:e>
                  <m:r>
                    <m:rPr>
                      <m:sty m:val="p"/>
                    </m:rPr>
                    <w:rPr>
                      <w:rFonts w:ascii="Cambria Math"/>
                    </w:rPr>
                    <m:t>=</m:t>
                  </m:r>
                </m:e>
                <m:sup>
                  <m:r>
                    <m:rPr>
                      <m:sty m:val="p"/>
                    </m:rPr>
                    <w:rPr>
                      <w:rFonts w:ascii="Cambria Math"/>
                    </w:rPr>
                    <m:t>'</m:t>
                  </m:r>
                </m:sup>
              </m:sSup>
              <m:sSup>
                <m:sSupPr>
                  <m:ctrlPr>
                    <w:rPr>
                      <w:rFonts w:ascii="Cambria Math" w:hAnsi="Cambria Math"/>
                    </w:rPr>
                  </m:ctrlPr>
                </m:sSupPr>
                <m:e>
                  <m:r>
                    <m:rPr>
                      <m:sty m:val="p"/>
                    </m:rPr>
                    <w:rPr>
                      <w:rFonts w:ascii="Cambria Math"/>
                    </w:rPr>
                    <m:t>gaussian</m:t>
                  </m:r>
                </m:e>
                <m:sup>
                  <m:r>
                    <m:rPr>
                      <m:sty m:val="p"/>
                    </m:rPr>
                    <w:rPr>
                      <w:rFonts w:ascii="Cambria Math"/>
                    </w:rPr>
                    <m:t>'</m:t>
                  </m:r>
                </m:sup>
              </m:sSup>
              <m:r>
                <m:rPr>
                  <m:sty m:val="p"/>
                </m:rPr>
                <w:rPr>
                  <w:rFonts w:ascii="Cambria Math"/>
                </w:rPr>
                <m:t>,</m:t>
              </m:r>
              <m:r>
                <m:rPr>
                  <m:sty m:val="p"/>
                </m:rPr>
                <w:rPr>
                  <w:rFonts w:ascii="Cambria Math" w:hAnsi="Cambria Math"/>
                </w:rPr>
                <m:t>n.trees=1000,shrinkage</m:t>
              </m:r>
              <m:r>
                <m:rPr>
                  <m:sty m:val="p"/>
                </m:rPr>
                <w:rPr>
                  <w:rFonts w:ascii="Cambria Math"/>
                </w:rPr>
                <m:t>=</m:t>
              </m:r>
              <m:r>
                <m:rPr>
                  <m:sty m:val="p"/>
                </m:rPr>
                <w:rPr>
                  <w:rFonts w:ascii="Cambria Math" w:hAnsi="Cambria Math"/>
                </w:rPr>
                <m:t>0.01,interaction.depth</m:t>
              </m:r>
              <m:r>
                <m:rPr>
                  <m:sty m:val="p"/>
                </m:rPr>
                <w:rPr>
                  <w:rFonts w:ascii="Cambria Math"/>
                </w:rPr>
                <m:t>=5,</m:t>
              </m:r>
              <m:r>
                <m:rPr>
                  <m:sty m:val="p"/>
                </m:rPr>
                <w:rPr>
                  <w:rFonts w:ascii="Cambria Math" w:hAnsi="Cambria Math"/>
                </w:rPr>
                <m:t>n.minobsinnode</m:t>
              </m:r>
              <m:r>
                <m:rPr>
                  <m:sty m:val="p"/>
                </m:rPr>
                <w:rPr>
                  <w:rFonts w:ascii="Cambria Math"/>
                </w:rPr>
                <m:t>=10</m:t>
              </m:r>
              <m:ctrlPr>
                <w:rPr>
                  <w:rFonts w:ascii="Cambria Math" w:hAnsi="Cambria Math"/>
                </w:rPr>
              </m:ctrlPr>
            </m:e>
          </m:d>
        </m:oMath>
      </m:oMathPara>
    </w:p>
    <w:p w14:paraId="4470C249" w14:textId="5A870FD9" w:rsidR="005937FC" w:rsidRDefault="00E10D21" w:rsidP="005937FC">
      <w:r>
        <w:lastRenderedPageBreak/>
        <w:t>O</w:t>
      </w:r>
      <w:r w:rsidR="0011285E">
        <w:t>ù</w:t>
      </w:r>
      <w:r>
        <w:t xml:space="preserve"> </w:t>
      </w:r>
      <w:proofErr w:type="gramStart"/>
      <w:r>
        <w:t>n.trees</w:t>
      </w:r>
      <w:proofErr w:type="gramEnd"/>
      <w:r>
        <w:t xml:space="preserve"> = nombre d’arbres, </w:t>
      </w:r>
      <w:r w:rsidR="005937FC">
        <w:t>shrinkage =</w:t>
      </w:r>
      <w:r>
        <w:t xml:space="preserve"> </w:t>
      </w:r>
      <w:r w:rsidRPr="00E10D21">
        <w:t>taux d’apprentissage</w:t>
      </w:r>
      <w:r w:rsidR="005937FC">
        <w:t>,</w:t>
      </w:r>
      <w:r>
        <w:t xml:space="preserve"> </w:t>
      </w:r>
      <w:r w:rsidR="005937FC">
        <w:t xml:space="preserve">interaction.depth = </w:t>
      </w:r>
      <w:r w:rsidRPr="007C3886">
        <w:t>profondeur d'interaction</w:t>
      </w:r>
      <w:r w:rsidR="00E619AE">
        <w:t xml:space="preserve"> et </w:t>
      </w:r>
      <w:r w:rsidR="005937FC">
        <w:t xml:space="preserve">n.minobsinnode = </w:t>
      </w:r>
      <w:r w:rsidR="00E619AE" w:rsidRPr="00E619AE">
        <w:t>nombre minimum d'observations dans les nœuds terminaux des arbres</w:t>
      </w:r>
      <w:r w:rsidR="00E619AE">
        <w:t>.</w:t>
      </w:r>
    </w:p>
    <w:p w14:paraId="3A02DDF2" w14:textId="61505A94" w:rsidR="00B57637" w:rsidRDefault="00032138" w:rsidP="00B57637">
      <w:r w:rsidRPr="007C3886">
        <w:t xml:space="preserve">Plusieurs paramètres doivent être choisis dans les </w:t>
      </w:r>
      <w:r w:rsidR="00E619AE">
        <w:t xml:space="preserve">GBM </w:t>
      </w:r>
      <w:r w:rsidRPr="007C3886">
        <w:t xml:space="preserve">pour contrôler la complexité du modèle. Pour sélectionner les paramètres les plus appropriés, nous avons ajusté </w:t>
      </w:r>
      <w:r w:rsidR="00E619AE">
        <w:t xml:space="preserve">les modèles par </w:t>
      </w:r>
      <w:r w:rsidR="00E619AE" w:rsidRPr="00E619AE">
        <w:t xml:space="preserve">la méthode de recherche par grille avec toutes les combinaisons possibles des paramètres </w:t>
      </w:r>
      <w:r w:rsidR="000265D2" w:rsidRPr="00E619AE">
        <w:t>suivants</w:t>
      </w:r>
      <w:r w:rsidR="000265D2" w:rsidRPr="007C3886">
        <w:t xml:space="preserve"> :</w:t>
      </w:r>
      <w:r w:rsidRPr="007C3886">
        <w:t xml:space="preserve"> nombre d'arbres = de 50</w:t>
      </w:r>
      <w:r w:rsidR="00B57637">
        <w:t>0</w:t>
      </w:r>
      <w:r w:rsidRPr="007C3886">
        <w:t xml:space="preserve"> à </w:t>
      </w:r>
      <w:r w:rsidR="00B57637">
        <w:t>20</w:t>
      </w:r>
      <w:r w:rsidRPr="007C3886">
        <w:t xml:space="preserve">00 par </w:t>
      </w:r>
      <w:r w:rsidR="00562A5A">
        <w:t>incrément</w:t>
      </w:r>
      <w:r w:rsidRPr="007C3886">
        <w:t xml:space="preserve"> de </w:t>
      </w:r>
      <w:r w:rsidR="00B57637">
        <w:t>100</w:t>
      </w:r>
      <w:r w:rsidRPr="007C3886">
        <w:t xml:space="preserve">, profondeur d'interaction = </w:t>
      </w:r>
      <w:r w:rsidR="00B57637">
        <w:t xml:space="preserve">1, </w:t>
      </w:r>
      <w:r w:rsidR="00B57637" w:rsidRPr="00B57637">
        <w:t>3, 5, 6, 8</w:t>
      </w:r>
      <w:r w:rsidR="000265D2">
        <w:t xml:space="preserve">, </w:t>
      </w:r>
      <w:r w:rsidR="000265D2" w:rsidRPr="00E10D21">
        <w:t>taux d’apprentissage</w:t>
      </w:r>
      <w:r w:rsidR="000265D2" w:rsidRPr="007C3886">
        <w:t xml:space="preserve"> </w:t>
      </w:r>
      <w:r w:rsidRPr="007C3886">
        <w:t xml:space="preserve">= </w:t>
      </w:r>
      <w:r w:rsidR="000265D2" w:rsidRPr="000265D2">
        <w:t>0.01, 0.02, 0.05, 0.001, 0.002, 0.005</w:t>
      </w:r>
      <w:r w:rsidR="000265D2">
        <w:t xml:space="preserve"> et le </w:t>
      </w:r>
      <w:r w:rsidR="000265D2" w:rsidRPr="00E619AE">
        <w:t>nombre minimum d'observations dans les nœuds terminaux des arbres</w:t>
      </w:r>
      <w:r w:rsidR="000265D2">
        <w:t xml:space="preserve"> = </w:t>
      </w:r>
      <w:r w:rsidR="000265D2" w:rsidRPr="000265D2">
        <w:t xml:space="preserve">2 , 5, 10, </w:t>
      </w:r>
      <w:r w:rsidR="000265D2">
        <w:t>2</w:t>
      </w:r>
      <w:r w:rsidR="000265D2" w:rsidRPr="000265D2">
        <w:t xml:space="preserve">0, </w:t>
      </w:r>
      <w:r w:rsidR="000265D2">
        <w:t>3</w:t>
      </w:r>
      <w:r w:rsidR="000265D2" w:rsidRPr="000265D2">
        <w:t xml:space="preserve">0, </w:t>
      </w:r>
      <w:r w:rsidR="000265D2">
        <w:t>5</w:t>
      </w:r>
      <w:r w:rsidR="000265D2" w:rsidRPr="000265D2">
        <w:t>0</w:t>
      </w:r>
      <w:r w:rsidRPr="007C3886">
        <w:t xml:space="preserve">. </w:t>
      </w:r>
      <w:r w:rsidR="00B57637" w:rsidRPr="007C3886">
        <w:t>Nous avons retenu parmi l’ensemble des modèles celui qui donnait le</w:t>
      </w:r>
      <w:r w:rsidR="00B57637">
        <w:t xml:space="preserve"> R²</w:t>
      </w:r>
      <w:r w:rsidR="00B57637" w:rsidRPr="007C3886">
        <w:t xml:space="preserve"> le plus élevé</w:t>
      </w:r>
      <w:r w:rsidR="00B57637">
        <w:t xml:space="preserve"> et la RMSE la plus faible.</w:t>
      </w:r>
    </w:p>
    <w:p w14:paraId="6A2AEA8C" w14:textId="24E804E2" w:rsidR="00032138" w:rsidRPr="007C3886" w:rsidRDefault="000724FF" w:rsidP="00032138">
      <w:r>
        <w:t>Pour les ANN, nous avons</w:t>
      </w:r>
      <w:r w:rsidR="00F75F83">
        <w:t xml:space="preserve"> utilisé</w:t>
      </w:r>
      <w:r>
        <w:t xml:space="preserve"> l</w:t>
      </w:r>
      <w:r w:rsidR="00F75F83">
        <w:t>e</w:t>
      </w:r>
      <w:r>
        <w:t xml:space="preserve"> package </w:t>
      </w:r>
      <w:r w:rsidRPr="000724FF">
        <w:rPr>
          <w:i/>
          <w:iCs/>
        </w:rPr>
        <w:t>keras</w:t>
      </w:r>
      <w:r>
        <w:t xml:space="preserve"> </w:t>
      </w:r>
      <w:r>
        <w:fldChar w:fldCharType="begin"/>
      </w:r>
      <w:r>
        <w:instrText xml:space="preserve"> ADDIN ZOTERO_ITEM CSL_CITATION {"citationID":"Zy538uyg","properties":{"formattedCitation":"(Kalinowski et al., 2024)","plainCitation":"(Kalinowski et al., 2024)","noteIndex":0},"citationItems":[{"id":1141,"uris":["http://zotero.org/users/7119014/items/I77BKVQZ"],"itemData":{"id":1141,"type":"software","abstract":"Interface to 'Keras' &lt;https://keras.io&gt;, a high-level neural networks 'API'. 'Keras' was developed with a focus on enabling fast experimentation, supports both convolution based networks and recurrent networks (as well as combinations of the two), and runs seamlessly on both 'CPU' and 'GPU' devices.","license":"MIT + file LICENSE","source":"R-Packages","title":"keras: R Interface to 'Keras'","title-short":"keras","URL":"https://cran.r-project.org/web/packages/keras/index.html","version":"2.15.0","author":[{"family":"Kalinowski","given":"Tomasz"},{"family":"Falbel","given":"Daniel"},{"family":"Allaire","given":"J. J."},{"family":"Chollet","given":"François"},{"family":"RStudio","given":""},{"family":"Google","given":""},{"family":"Tang  [ctb","given":"Yuan"},{"family":"cph","given":""},{"family":"Bijl","given":"Wouter Van Der"},{"family":"Studer","given":"Martin"},{"family":"Keydana","given":"Sigrid"}],"accessed":{"date-parts":[["2024",4,30]]},"issued":{"date-parts":[["2024",4,20]]}}}],"schema":"https://github.com/citation-style-language/schema/raw/master/csl-citation.json"} </w:instrText>
      </w:r>
      <w:r>
        <w:fldChar w:fldCharType="separate"/>
      </w:r>
      <w:r w:rsidRPr="000724FF">
        <w:rPr>
          <w:rFonts w:cs="Times New Roman"/>
        </w:rPr>
        <w:t>(Kalinowski et al., 2024)</w:t>
      </w:r>
      <w:r>
        <w:fldChar w:fldCharType="end"/>
      </w:r>
      <w:r>
        <w:t xml:space="preserve"> </w:t>
      </w:r>
      <w:r w:rsidR="00F75F83" w:rsidRPr="00F75F83">
        <w:t>avec une architecture séquentielle</w:t>
      </w:r>
      <w:r w:rsidR="00C9500F">
        <w:t xml:space="preserve">. Le modèle était composé d’une couche d’entrée avec un </w:t>
      </w:r>
      <w:r w:rsidR="007A7E2E" w:rsidRPr="00C33042">
        <w:rPr>
          <w:i/>
          <w:iCs/>
        </w:rPr>
        <w:t>input_shape</w:t>
      </w:r>
      <w:r w:rsidR="007A7E2E">
        <w:t xml:space="preserve"> de 15 correspondants aux 9 variables explicati</w:t>
      </w:r>
      <w:r w:rsidR="00C529E3">
        <w:t>ves</w:t>
      </w:r>
      <w:r w:rsidR="007A7E2E">
        <w:t xml:space="preserve"> plus les 6 levels de l’occupation du sol que nous</w:t>
      </w:r>
      <w:r w:rsidR="00C529E3">
        <w:t xml:space="preserve"> avons</w:t>
      </w:r>
      <w:r w:rsidR="007A7E2E">
        <w:t xml:space="preserve"> </w:t>
      </w:r>
      <w:r w:rsidR="008C2E32" w:rsidRPr="008C2E32">
        <w:t>transformés en variables binaires indépendantes</w:t>
      </w:r>
      <w:r w:rsidR="007A7E2E">
        <w:t>. Nous avons introduit trois couches cachées avec respectivement 32, 16 et 8 neurones denses.</w:t>
      </w:r>
      <w:r w:rsidR="00803977">
        <w:t xml:space="preserve"> </w:t>
      </w:r>
      <w:r w:rsidR="0042736D">
        <w:t>La dernière couche</w:t>
      </w:r>
      <w:r w:rsidR="00803977">
        <w:t xml:space="preserve"> était </w:t>
      </w:r>
      <w:r w:rsidR="0042736D">
        <w:t>composée</w:t>
      </w:r>
      <w:r w:rsidR="00803977">
        <w:t xml:space="preserve"> d’un seul </w:t>
      </w:r>
      <w:r w:rsidR="0042736D">
        <w:t>neurone</w:t>
      </w:r>
      <w:r w:rsidR="00803977">
        <w:t xml:space="preserve"> qui correspondait</w:t>
      </w:r>
      <w:r w:rsidR="0042736D">
        <w:t xml:space="preserve"> à la variable prédite (abondance, biomasse et richesse)</w:t>
      </w:r>
      <w:r w:rsidR="00803977">
        <w:t xml:space="preserve">. </w:t>
      </w:r>
      <w:r w:rsidR="0042736D">
        <w:t>Tou</w:t>
      </w:r>
      <w:r w:rsidR="008C2E32">
        <w:t>te</w:t>
      </w:r>
      <w:r w:rsidR="0042736D">
        <w:t>s</w:t>
      </w:r>
      <w:r w:rsidR="00803977">
        <w:t xml:space="preserve"> les couches </w:t>
      </w:r>
      <w:r w:rsidR="008C2E32" w:rsidRPr="008C2E32">
        <w:t>étaient accompagnées</w:t>
      </w:r>
      <w:r w:rsidR="00803977">
        <w:t xml:space="preserve"> </w:t>
      </w:r>
      <w:r w:rsidR="0042736D">
        <w:t xml:space="preserve">d’une fonction d’activation </w:t>
      </w:r>
      <w:r w:rsidR="0042736D" w:rsidRPr="00C33042">
        <w:rPr>
          <w:i/>
          <w:iCs/>
        </w:rPr>
        <w:t>ReLU</w:t>
      </w:r>
      <w:r w:rsidR="0042736D">
        <w:t xml:space="preserve"> s</w:t>
      </w:r>
      <w:r w:rsidR="00D07B77">
        <w:t>auf</w:t>
      </w:r>
      <w:r w:rsidR="0042736D">
        <w:t xml:space="preserve"> la dernière couche qui avait une</w:t>
      </w:r>
      <w:r w:rsidR="00803977">
        <w:t xml:space="preserve"> activation linéaire.</w:t>
      </w:r>
      <w:r w:rsidR="0042736D">
        <w:t xml:space="preserve"> </w:t>
      </w:r>
      <w:r w:rsidR="0042736D" w:rsidRPr="00F75F83">
        <w:t xml:space="preserve">Nous avons utilisé la méthode de régression avec </w:t>
      </w:r>
      <w:r w:rsidR="00EF40C6">
        <w:t>la fonction de</w:t>
      </w:r>
      <w:r w:rsidR="0042736D" w:rsidRPr="00F75F83">
        <w:t xml:space="preserve"> perte quadratique moyenne (MSE) et l’optimiseur </w:t>
      </w:r>
      <w:r w:rsidR="0042736D" w:rsidRPr="00C33042">
        <w:rPr>
          <w:i/>
          <w:iCs/>
        </w:rPr>
        <w:t>RMSprop</w:t>
      </w:r>
      <w:r w:rsidR="0042736D">
        <w:t xml:space="preserve"> alors que l’</w:t>
      </w:r>
      <w:r w:rsidR="0042736D" w:rsidRPr="00F75F83">
        <w:t>erreur absolue moyenne (MAE)</w:t>
      </w:r>
      <w:r w:rsidR="008E5C3F">
        <w:t xml:space="preserve"> </w:t>
      </w:r>
      <w:r w:rsidR="00FE2428">
        <w:t>a</w:t>
      </w:r>
      <w:r w:rsidR="008E5C3F">
        <w:t xml:space="preserve"> été utilisé</w:t>
      </w:r>
      <w:r w:rsidR="00FE2428">
        <w:t>e</w:t>
      </w:r>
      <w:r w:rsidR="008E5C3F">
        <w:t xml:space="preserve"> pour évaluer les performances du modèle. </w:t>
      </w:r>
      <w:r w:rsidR="00D07B77">
        <w:t xml:space="preserve">Pour la </w:t>
      </w:r>
      <w:r w:rsidR="006D016E">
        <w:t>compilation</w:t>
      </w:r>
      <w:r w:rsidR="00D07B77">
        <w:t xml:space="preserve">, nous avons </w:t>
      </w:r>
      <w:r w:rsidR="00FE2428">
        <w:t>défini</w:t>
      </w:r>
      <w:r w:rsidR="006D016E">
        <w:t xml:space="preserve"> une </w:t>
      </w:r>
      <w:r w:rsidR="006D016E" w:rsidRPr="00C33042">
        <w:rPr>
          <w:i/>
          <w:iCs/>
        </w:rPr>
        <w:t>epochs</w:t>
      </w:r>
      <w:r w:rsidR="006D016E">
        <w:t xml:space="preserve"> de 100, un </w:t>
      </w:r>
      <w:r w:rsidR="006D016E" w:rsidRPr="00C33042">
        <w:rPr>
          <w:i/>
          <w:iCs/>
        </w:rPr>
        <w:t>batch_size</w:t>
      </w:r>
      <w:r w:rsidR="006D016E">
        <w:t xml:space="preserve"> de 64 et une </w:t>
      </w:r>
      <w:r w:rsidR="006D016E" w:rsidRPr="00C33042">
        <w:rPr>
          <w:i/>
          <w:iCs/>
        </w:rPr>
        <w:t>validation_split</w:t>
      </w:r>
      <w:r w:rsidR="006D016E">
        <w:t xml:space="preserve"> de 0.2. </w:t>
      </w:r>
      <w:r w:rsidR="008E5C3F">
        <w:t xml:space="preserve">Pour limiter l’overfitting, nous avons ajouté </w:t>
      </w:r>
      <w:r w:rsidR="00FE2428">
        <w:t>quatre</w:t>
      </w:r>
      <w:r w:rsidR="00D07B77">
        <w:t xml:space="preserve"> </w:t>
      </w:r>
      <w:r w:rsidR="008E5C3F" w:rsidRPr="00C33042">
        <w:rPr>
          <w:i/>
          <w:iCs/>
        </w:rPr>
        <w:t>dropouts</w:t>
      </w:r>
      <w:r w:rsidR="008E5C3F">
        <w:t xml:space="preserve"> </w:t>
      </w:r>
      <w:r w:rsidR="006D016E">
        <w:t xml:space="preserve">et </w:t>
      </w:r>
      <w:r w:rsidR="006D016E" w:rsidRPr="00F75F83">
        <w:t xml:space="preserve">nous avons </w:t>
      </w:r>
      <w:r w:rsidR="006D016E">
        <w:t>introduit u</w:t>
      </w:r>
      <w:r w:rsidR="00D07B77">
        <w:t>n</w:t>
      </w:r>
      <w:r w:rsidR="006D016E">
        <w:t xml:space="preserve"> </w:t>
      </w:r>
      <w:r w:rsidR="006D016E" w:rsidRPr="00C33042">
        <w:rPr>
          <w:i/>
          <w:iCs/>
        </w:rPr>
        <w:t>callback</w:t>
      </w:r>
      <w:r w:rsidR="00D07B77">
        <w:t xml:space="preserve"> du type </w:t>
      </w:r>
      <w:r w:rsidR="00D07B77" w:rsidRPr="00C33042">
        <w:rPr>
          <w:i/>
          <w:iCs/>
        </w:rPr>
        <w:t>EarlyStopping</w:t>
      </w:r>
      <w:r w:rsidR="00D07B77">
        <w:t xml:space="preserve"> avec une </w:t>
      </w:r>
      <w:r w:rsidR="00D07B77" w:rsidRPr="00C33042">
        <w:rPr>
          <w:i/>
          <w:iCs/>
        </w:rPr>
        <w:t>patience</w:t>
      </w:r>
      <w:r w:rsidR="00D07B77">
        <w:t xml:space="preserve"> 10</w:t>
      </w:r>
      <w:r w:rsidR="006D016E">
        <w:t xml:space="preserve"> </w:t>
      </w:r>
      <w:r w:rsidR="006D016E" w:rsidRPr="00F75F83">
        <w:t>pour surveiller la perte sur l’ensemble de validation et restaurer les poids du meilleur modèle</w:t>
      </w:r>
      <w:r w:rsidR="00D07B77">
        <w:t>.</w:t>
      </w:r>
    </w:p>
    <w:p w14:paraId="39C95F43" w14:textId="77777777" w:rsidR="00D60BB9" w:rsidRPr="00F81BC6" w:rsidRDefault="000A64FA" w:rsidP="00EF28BC">
      <w:pPr>
        <w:pStyle w:val="Heading3"/>
      </w:pPr>
      <w:r w:rsidRPr="00F81BC6">
        <w:t xml:space="preserve">Evaluation des </w:t>
      </w:r>
      <w:r w:rsidR="007A04D9" w:rsidRPr="00F81BC6">
        <w:t>modèles</w:t>
      </w:r>
    </w:p>
    <w:p w14:paraId="194EB844" w14:textId="1B96E3A7" w:rsidR="004E39F6" w:rsidRDefault="003F3589" w:rsidP="00BE2EAA">
      <w:r>
        <w:t>Nous avons évalu</w:t>
      </w:r>
      <w:r w:rsidR="008C2E32">
        <w:t>é</w:t>
      </w:r>
      <w:r>
        <w:t xml:space="preserve"> les </w:t>
      </w:r>
      <w:r w:rsidR="00340DE8">
        <w:t>modèles</w:t>
      </w:r>
      <w:r>
        <w:t xml:space="preserve"> </w:t>
      </w:r>
      <w:r w:rsidR="00340DE8">
        <w:t>en utilisant la méthode de la validation croisé</w:t>
      </w:r>
      <w:r w:rsidR="008C2E32">
        <w:t>e</w:t>
      </w:r>
      <w:r w:rsidR="00340DE8">
        <w:t xml:space="preserve"> en attribuant</w:t>
      </w:r>
      <w:r w:rsidR="009C67D7">
        <w:t xml:space="preserve"> aléatoirement</w:t>
      </w:r>
      <w:r w:rsidR="00340DE8">
        <w:t xml:space="preserve"> 80</w:t>
      </w:r>
      <w:r w:rsidR="00010F57">
        <w:t xml:space="preserve"> %</w:t>
      </w:r>
      <w:r w:rsidR="00340DE8">
        <w:t xml:space="preserve"> des données à l’entra</w:t>
      </w:r>
      <w:r w:rsidR="008C2E32">
        <w:t>î</w:t>
      </w:r>
      <w:r w:rsidR="00340DE8">
        <w:t>nement et 20</w:t>
      </w:r>
      <w:r w:rsidR="00010F57">
        <w:t xml:space="preserve"> %</w:t>
      </w:r>
      <w:r w:rsidR="00340DE8">
        <w:t xml:space="preserve"> </w:t>
      </w:r>
      <w:r>
        <w:t xml:space="preserve">des données </w:t>
      </w:r>
      <w:r w:rsidR="00340DE8">
        <w:t>à la validation des modèles</w:t>
      </w:r>
      <w:r w:rsidR="00A4661B">
        <w:t xml:space="preserve"> </w:t>
      </w:r>
      <w:r w:rsidR="00A4661B">
        <w:fldChar w:fldCharType="begin"/>
      </w:r>
      <w:r w:rsidR="009C67D7">
        <w:instrText xml:space="preserve"> ADDIN ZOTERO_ITEM CSL_CITATION {"citationID":"EnZcJIOH","properties":{"unsorted":true,"formattedCitation":"(Horrigue et al., 2016; Hijmans &amp; Elith, 2019; Salako et al., 2023)","plainCitation":"(Horrigue et al., 2016; Hijmans &amp; Elith, 2019; Salako et al., 2023)","noteIndex":0},"citationItems":[{"id":1070,"uris":["http://zotero.org/users/7119014/items/GJIMX2AM"],"itemData":{"id":1070,"type":"article-journal","container-title":"Ecological Indicators","DOI":"10.1016/j.ecolind.2015.12.004","ISSN":"1470160X","journalAbbreviation":"Ecological Indicators","language":"en","page":"203-211","source":"DOI.org (Crossref)","title":"Predictive model of soil molecular microbial biomass","volume":"64","author":[{"family":"Horrigue","given":"Walid"},{"family":"Dequiedt","given":"Samuel"},{"family":"Chemidlin Prévost-Bouré","given":"Nicolas"},{"family":"Jolivet","given":"Claudy"},{"family":"Saby","given":"Nicolas P.A."},{"family":"Arrouays","given":"Dominique"},{"family":"Bispo","given":"Antonio"},{"family":"Maron","given":"Pierre-Alain"},{"family":"Ranjard","given":"Lionel"}],"issued":{"date-parts":[["2016",5]]}}},{"id":1148,"uris":["http://zotero.org/users/7119014/items/GVNH3GPA"],"itemData":{"id":1148,"type":"article-journal","language":"en","source":"Zotero","title":"Spatial Distribution Models","URL":"https://rspatial.org/sdm/SDM.pdf","author":[{"family":"Hijmans","given":"Robert J"},{"family":"Elith","given":"Jane"}],"issued":{"date-parts":[["2019"]]}}},{"id":987,"uris":["http://zotero.org/users/7119014/items/C9DXIQDG"],"itemData":{"id":987,"type":"article-journal","abstract":"Identifying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A4661B">
        <w:fldChar w:fldCharType="separate"/>
      </w:r>
      <w:r w:rsidR="009C67D7" w:rsidRPr="00D60BB9">
        <w:rPr>
          <w:rFonts w:cs="Times New Roman"/>
        </w:rPr>
        <w:t>(Horrigue et al., 2016; Hijmans &amp; Elith, 2019; Salako et al., 2023)</w:t>
      </w:r>
      <w:r w:rsidR="00A4661B">
        <w:fldChar w:fldCharType="end"/>
      </w:r>
      <w:r w:rsidR="00340DE8">
        <w:t>.</w:t>
      </w:r>
      <w:r w:rsidR="009C67D7">
        <w:t xml:space="preserve"> </w:t>
      </w:r>
      <w:r w:rsidR="00852FA7" w:rsidRPr="00852FA7">
        <w:t xml:space="preserve">Cette méthode a été choisie pour sa simplicité de compréhension et de mise en œuvre, ainsi que pour sa rapidité de compilation. De plus, elle s'est avérée efficace dans notre cas, étant donné que l'ensemble de données était volumineux et que la distribution </w:t>
      </w:r>
      <w:r>
        <w:t>entre donnée</w:t>
      </w:r>
      <w:r w:rsidR="008C2E32">
        <w:t>s</w:t>
      </w:r>
      <w:r>
        <w:t xml:space="preserve"> de l’entra</w:t>
      </w:r>
      <w:r w:rsidR="008C2E32">
        <w:t>î</w:t>
      </w:r>
      <w:r>
        <w:t xml:space="preserve">nement et données de validation </w:t>
      </w:r>
      <w:r w:rsidR="00852FA7" w:rsidRPr="00852FA7">
        <w:t xml:space="preserve">était </w:t>
      </w:r>
      <w:r w:rsidR="001767BF">
        <w:lastRenderedPageBreak/>
        <w:t>similaire</w:t>
      </w:r>
      <w:r>
        <w:t xml:space="preserve"> (</w:t>
      </w:r>
      <w:r w:rsidR="00852FA7" w:rsidRPr="00852FA7">
        <w:t xml:space="preserve">test de Kolmogorov-Smirnov non significatif </w:t>
      </w:r>
      <w:r>
        <w:t xml:space="preserve">, </w:t>
      </w:r>
      <w:r w:rsidR="00852FA7" w:rsidRPr="00852FA7">
        <w:t xml:space="preserve">p-valeur &gt; 0,05) </w:t>
      </w:r>
      <w:r w:rsidR="00C96493">
        <w:fldChar w:fldCharType="begin"/>
      </w:r>
      <w:r w:rsidR="00C96493">
        <w:instrText xml:space="preserve"> ADDIN ZOTERO_ITEM CSL_CITATION {"citationID":"tD4J2kWk","properties":{"formattedCitation":"(Guisan et al., 2017)","plainCitation":"(Guisan et al., 2017)","noteIndex":0},"citationItems":[{"id":1104,"uris":["http://zotero.org/users/7119014/items/2D592TSI"],"itemData":{"id":1104,"type":"book","abstract":"This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courses.","collection-title":"Ecology, Biodiversity and Conservation","event-place":"Cambridge","ISBN":"978-0-521-76513-8","note":"DOI: 10.1017/9781139028271","publisher":"Cambridge University Press","publisher-place":"Cambridge","source":"Cambridge University Press","title":"Habitat Suitability and Distribution Models: With Applications in R","title-short":"Habitat Suitability and Distribution Models","URL":"https://www.cambridge.org/core/books/habitat-suitability-and-distribution-models/A17F74A3418DBF9ADA191A04C35187F9","author":[{"family":"Guisan","given":"Antoine"},{"family":"Thuiller","given":"Wilfried"},{"family":"Zimmermann","given":"Niklaus E."}],"accessed":{"date-parts":[["2024",1,30]]},"issued":{"date-parts":[["2017"]]}}}],"schema":"https://github.com/citation-style-language/schema/raw/master/csl-citation.json"} </w:instrText>
      </w:r>
      <w:r w:rsidR="00C96493">
        <w:fldChar w:fldCharType="separate"/>
      </w:r>
      <w:r w:rsidR="00C96493" w:rsidRPr="00D60BB9">
        <w:rPr>
          <w:rFonts w:cs="Times New Roman"/>
        </w:rPr>
        <w:t>(Guisan et al., 2017)</w:t>
      </w:r>
      <w:r w:rsidR="00C96493">
        <w:fldChar w:fldCharType="end"/>
      </w:r>
      <w:r w:rsidR="00852FA7" w:rsidRPr="00852FA7">
        <w:t>.</w:t>
      </w:r>
      <w:r w:rsidR="00D2352B">
        <w:t xml:space="preserve"> Les données d’entra</w:t>
      </w:r>
      <w:r w:rsidR="00B8708A">
        <w:t>î</w:t>
      </w:r>
      <w:r w:rsidR="00D2352B">
        <w:t>nement ont été utilisé</w:t>
      </w:r>
      <w:r w:rsidR="00B8708A">
        <w:t>es</w:t>
      </w:r>
      <w:r w:rsidR="00D2352B">
        <w:t xml:space="preserve"> pour ajuster les modèles et les donnée</w:t>
      </w:r>
      <w:r w:rsidR="003B7C6F">
        <w:t>s</w:t>
      </w:r>
      <w:r w:rsidR="00D2352B">
        <w:t xml:space="preserve"> de validation ont été utilisé</w:t>
      </w:r>
      <w:r w:rsidR="00B8708A">
        <w:t>es</w:t>
      </w:r>
      <w:r w:rsidR="00D2352B">
        <w:t xml:space="preserve"> pour évaluer </w:t>
      </w:r>
      <w:r w:rsidR="003B7C6F">
        <w:t>les performances prédictives</w:t>
      </w:r>
      <w:r w:rsidR="00D2352B">
        <w:t xml:space="preserve"> des modèles</w:t>
      </w:r>
      <w:r w:rsidR="00EB5931">
        <w:t xml:space="preserve">. Etant donnée que </w:t>
      </w:r>
      <w:r w:rsidR="00C362DC">
        <w:t>tous</w:t>
      </w:r>
      <w:r w:rsidR="00EB5931">
        <w:t xml:space="preserve"> nos variables de réponse </w:t>
      </w:r>
      <w:r w:rsidR="002D6253">
        <w:t>étaient</w:t>
      </w:r>
      <w:r w:rsidR="00EB5931">
        <w:t xml:space="preserve"> </w:t>
      </w:r>
      <w:r w:rsidR="00B515BD">
        <w:t>quantitatives, nous avons choisi d’utilisé</w:t>
      </w:r>
      <w:r w:rsidR="00EC488B">
        <w:t xml:space="preserve"> </w:t>
      </w:r>
      <w:r w:rsidR="004644A7">
        <w:t xml:space="preserve">comme </w:t>
      </w:r>
      <w:r w:rsidR="00CB05A0">
        <w:t>métriques</w:t>
      </w:r>
      <w:r w:rsidR="004644A7">
        <w:t xml:space="preserve"> d’évaluation des performance</w:t>
      </w:r>
      <w:r w:rsidR="00E85636">
        <w:t>s</w:t>
      </w:r>
      <w:r w:rsidR="004644A7">
        <w:t>,</w:t>
      </w:r>
      <w:r w:rsidR="00EC488B">
        <w:t xml:space="preserve"> </w:t>
      </w:r>
      <w:r w:rsidR="00E85636" w:rsidRPr="00E85636">
        <w:t>le coefficient de détermination d'une régression</w:t>
      </w:r>
      <w:r w:rsidR="00E85636">
        <w:t xml:space="preserve"> (</w:t>
      </w:r>
      <w:r w:rsidR="00EC488B">
        <w:t>R²</w:t>
      </w:r>
      <w:r w:rsidR="00E85636">
        <w:t>)</w:t>
      </w:r>
      <w:r w:rsidR="00692269">
        <w:t xml:space="preserve"> entre les observations (donnée de validation) et les </w:t>
      </w:r>
      <w:r w:rsidR="00C70027">
        <w:t>prédictions</w:t>
      </w:r>
      <w:r w:rsidR="00E85636">
        <w:t xml:space="preserve"> ainsi que </w:t>
      </w:r>
      <w:r w:rsidR="00E1475D">
        <w:t>l’</w:t>
      </w:r>
      <w:r w:rsidR="00E1475D" w:rsidRPr="00F75F83">
        <w:t>erreur absolue moyenne (MAE)</w:t>
      </w:r>
      <w:r w:rsidR="003B7C6F">
        <w:t xml:space="preserve"> et la</w:t>
      </w:r>
      <w:r w:rsidR="00EC488B">
        <w:t xml:space="preserve"> r</w:t>
      </w:r>
      <w:r w:rsidR="00EC488B" w:rsidRPr="00EC488B">
        <w:t xml:space="preserve">acine </w:t>
      </w:r>
      <w:r w:rsidR="00EC488B">
        <w:t xml:space="preserve">carrée </w:t>
      </w:r>
      <w:r w:rsidR="00EC488B" w:rsidRPr="00EC488B">
        <w:t>de l'erreur quadratique moyenne</w:t>
      </w:r>
      <w:r w:rsidR="003B7C6F">
        <w:t xml:space="preserve"> </w:t>
      </w:r>
      <w:r w:rsidR="00EC488B">
        <w:t>(</w:t>
      </w:r>
      <w:r w:rsidR="003B7C6F">
        <w:t>RMSE</w:t>
      </w:r>
      <w:r w:rsidR="00EC488B">
        <w:t xml:space="preserve"> « </w:t>
      </w:r>
      <w:r w:rsidR="00EC488B" w:rsidRPr="00EC488B">
        <w:t>Root Mean Square Error</w:t>
      </w:r>
      <w:r w:rsidR="00EC488B">
        <w:t> »)</w:t>
      </w:r>
      <w:r w:rsidR="00CB05A0">
        <w:t>.</w:t>
      </w:r>
      <w:r w:rsidR="00774AD2">
        <w:t xml:space="preserve"> L’objectif était donc de maximiser le R² et de minimiser la</w:t>
      </w:r>
      <w:r w:rsidR="001919AC">
        <w:t xml:space="preserve"> MAE et la </w:t>
      </w:r>
      <w:r w:rsidR="00774AD2">
        <w:t>RMSE</w:t>
      </w:r>
      <w:r w:rsidR="00D60BB9">
        <w:t>.</w:t>
      </w:r>
    </w:p>
    <w:p w14:paraId="73361B69" w14:textId="21AEDD5A" w:rsidR="004E11C3" w:rsidRPr="00F81BC6" w:rsidRDefault="008D6CD8" w:rsidP="0037320E">
      <w:pPr>
        <w:pStyle w:val="Heading2"/>
        <w:rPr>
          <w:rFonts w:cs="Times New Roman"/>
        </w:rPr>
      </w:pPr>
      <w:r w:rsidRPr="00F81BC6">
        <w:rPr>
          <w:rFonts w:cs="Times New Roman"/>
        </w:rPr>
        <w:t>Prédictions</w:t>
      </w:r>
      <w:r w:rsidR="00BF5DAC" w:rsidRPr="00F81BC6">
        <w:rPr>
          <w:rFonts w:cs="Times New Roman"/>
        </w:rPr>
        <w:t xml:space="preserve"> et </w:t>
      </w:r>
      <w:r w:rsidR="004E39F6" w:rsidRPr="00F81BC6">
        <w:rPr>
          <w:rFonts w:cs="Times New Roman"/>
        </w:rPr>
        <w:t>cartographie des communautés des vers de terre</w:t>
      </w:r>
    </w:p>
    <w:p w14:paraId="05062D1B" w14:textId="431F72D4" w:rsidR="00790168" w:rsidRDefault="000F07D4" w:rsidP="004E39F6">
      <w:r w:rsidRPr="0054677E">
        <w:t xml:space="preserve">La prédiction de la communauté des vers de terre a été réalisée en utilisant le meilleur </w:t>
      </w:r>
      <w:r>
        <w:t xml:space="preserve">algorithme pour chacun des trois </w:t>
      </w:r>
      <w:r w:rsidR="007E17E0">
        <w:t xml:space="preserve">variables </w:t>
      </w:r>
      <w:r>
        <w:t xml:space="preserve">des vers de terre </w:t>
      </w:r>
      <w:r w:rsidRPr="0054677E">
        <w:t xml:space="preserve">(abondance totale, biomasse totale et richesse taxonomique). Dans un premier temps, nous avons </w:t>
      </w:r>
      <w:r>
        <w:t xml:space="preserve">effectué un </w:t>
      </w:r>
      <w:r w:rsidRPr="0054677E">
        <w:t>échantillonn</w:t>
      </w:r>
      <w:r>
        <w:t>age</w:t>
      </w:r>
      <w:r w:rsidRPr="0054677E">
        <w:t xml:space="preserve"> </w:t>
      </w:r>
      <w:r>
        <w:t>d’</w:t>
      </w:r>
      <w:r w:rsidRPr="0054677E">
        <w:t xml:space="preserve">une résolution d'environ 800 m sur </w:t>
      </w:r>
      <w:r>
        <w:t>tout le</w:t>
      </w:r>
      <w:r w:rsidRPr="0054677E">
        <w:t xml:space="preserve"> territoire de la </w:t>
      </w:r>
      <w:r w:rsidR="00D123EE">
        <w:t>France métropolitaine (hors Corse)</w:t>
      </w:r>
      <w:r w:rsidRPr="0054677E">
        <w:t xml:space="preserve">. Ensuite, </w:t>
      </w:r>
      <w:r w:rsidR="00086F5B">
        <w:t xml:space="preserve">pour chacun des points d’échantillonnage, </w:t>
      </w:r>
      <w:r w:rsidRPr="0054677E">
        <w:t xml:space="preserve">nous avons extrait </w:t>
      </w:r>
      <w:r w:rsidR="00491CA3">
        <w:t xml:space="preserve">lorsque cela est possible </w:t>
      </w:r>
      <w:r w:rsidRPr="0054677E">
        <w:t xml:space="preserve">les valeurs des différentes variables finales incluses dans les modèles à partir des bases de données détaillées dans la section 2.1. Par la suite, nous avons utilisé la fonction </w:t>
      </w:r>
      <w:r w:rsidRPr="000F07D4">
        <w:rPr>
          <w:i/>
          <w:iCs/>
        </w:rPr>
        <w:t>predict</w:t>
      </w:r>
      <w:r w:rsidRPr="0054677E">
        <w:t xml:space="preserve"> en fournissant le modèle final</w:t>
      </w:r>
      <w:r>
        <w:t xml:space="preserve"> du meilleur algorithme</w:t>
      </w:r>
      <w:r w:rsidRPr="0054677E">
        <w:t xml:space="preserve"> et les variables explicatives extraites pour prédire les vers de terre. Enfin, nous avons présenté les valeurs prédites sous forme de cartes de la communauté des vers de terre</w:t>
      </w:r>
      <w:r w:rsidR="00912064">
        <w:t xml:space="preserve">. Pour </w:t>
      </w:r>
      <w:r w:rsidR="00765260">
        <w:t>les zones auxquelles, on ne pouvait pas prédire la communauté des vers de terre</w:t>
      </w:r>
      <w:r w:rsidR="00C70FB2">
        <w:t xml:space="preserve">, nous avons </w:t>
      </w:r>
      <w:r w:rsidR="00564993">
        <w:t>effectué</w:t>
      </w:r>
      <w:r w:rsidR="00C70FB2">
        <w:t xml:space="preserve"> une interpolation</w:t>
      </w:r>
      <w:r w:rsidRPr="0054677E">
        <w:t xml:space="preserve"> en utilisant la méthode IDW </w:t>
      </w:r>
      <w:r w:rsidR="002F7019">
        <w:fldChar w:fldCharType="begin"/>
      </w:r>
      <w:r w:rsidR="002F7019">
        <w:instrText xml:space="preserve"> ADDIN ZOTERO_ITEM CSL_CITATION {"citationID":"13SP2tO4","properties":{"formattedCitation":"(Pebesma &amp; Graeler, 2023)","plainCitation":"(Pebesma &amp; Graeler, 2023)","noteIndex":0},"citationItems":[{"id":1151,"uris":["http://zotero.org/users/7119014/items/4XECIJ9F"],"itemData":{"id":1151,"type":"software","abstract":"Variogram modelling; simple, ordinary and universal point or block (co)kriging; spatio-temporal kriging; sequential Gaussian or indicator (co)simulation; variogram and variogram map plotting utility functions; supports sf and stars.","license":"GPL-2 | GPL-3 [expanded from: GPL (≥ 2.0)]","source":"R-Packages","title":"gstat: Spatial and Spatio-Temporal Geostatistical Modelling, Prediction and Simulation","title-short":"gstat","URL":"https://cran.r-project.org/web/packages/gstat/","version":"2.1-1","author":[{"family":"Pebesma","given":"Edzer"},{"family":"Graeler","given":"Benedikt"}],"accessed":{"date-parts":[["2024",4,30]]},"issued":{"date-parts":[["2023",4,6]]}}}],"schema":"https://github.com/citation-style-language/schema/raw/master/csl-citation.json"} </w:instrText>
      </w:r>
      <w:r w:rsidR="002F7019">
        <w:fldChar w:fldCharType="separate"/>
      </w:r>
      <w:r w:rsidR="002F7019" w:rsidRPr="00CB760E">
        <w:rPr>
          <w:rFonts w:cs="Times New Roman"/>
        </w:rPr>
        <w:t>(</w:t>
      </w:r>
      <w:r w:rsidR="002F7019" w:rsidRPr="002F7019">
        <w:t xml:space="preserve"> </w:t>
      </w:r>
      <w:r w:rsidR="002F7019" w:rsidRPr="0054677E">
        <w:t>Inverse Distance Weighting</w:t>
      </w:r>
      <w:r w:rsidR="002F7019">
        <w:rPr>
          <w:rFonts w:cs="Times New Roman"/>
        </w:rPr>
        <w:t xml:space="preserve">; </w:t>
      </w:r>
      <w:r w:rsidR="002F7019" w:rsidRPr="00CB760E">
        <w:rPr>
          <w:rFonts w:cs="Times New Roman"/>
        </w:rPr>
        <w:t>Pebesma &amp; Graeler, 2023)</w:t>
      </w:r>
      <w:r w:rsidR="002F7019">
        <w:fldChar w:fldCharType="end"/>
      </w:r>
      <w:r w:rsidR="002F7019">
        <w:t>.</w:t>
      </w:r>
    </w:p>
    <w:p w14:paraId="5CFE84C2" w14:textId="77777777" w:rsidR="00DC6EBF" w:rsidRDefault="00DC6EBF" w:rsidP="004E39F6"/>
    <w:p w14:paraId="3243DA24" w14:textId="77777777" w:rsidR="0082433B" w:rsidRDefault="0082433B" w:rsidP="004E39F6"/>
    <w:p w14:paraId="5C1FCED3" w14:textId="77777777" w:rsidR="0082433B" w:rsidRDefault="0082433B" w:rsidP="004E39F6"/>
    <w:p w14:paraId="190BA815" w14:textId="77777777" w:rsidR="0082433B" w:rsidRDefault="0082433B" w:rsidP="004E39F6"/>
    <w:p w14:paraId="68CA085F" w14:textId="77777777" w:rsidR="0082433B" w:rsidRDefault="0082433B" w:rsidP="004E39F6"/>
    <w:p w14:paraId="65385541" w14:textId="77777777" w:rsidR="0082433B" w:rsidRDefault="0082433B" w:rsidP="004E39F6"/>
    <w:p w14:paraId="4AFA664F" w14:textId="77777777" w:rsidR="0082433B" w:rsidRDefault="0082433B" w:rsidP="004E39F6"/>
    <w:p w14:paraId="723010AA" w14:textId="5BEFBEAE" w:rsidR="0082433B" w:rsidRPr="007D7E69" w:rsidRDefault="0011095C" w:rsidP="004E39F6">
      <w:pPr>
        <w:rPr>
          <w:rFonts w:eastAsiaTheme="minorEastAsia"/>
        </w:rPr>
      </w:pPr>
      <m:oMathPara>
        <m:oMath>
          <m:r>
            <w:rPr>
              <w:rFonts w:ascii="Cambria Math" w:eastAsiaTheme="minorEastAsia" w:hAnsi="Cambria Math"/>
            </w:rPr>
            <w:lastRenderedPageBreak/>
            <m:t>w</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A</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oMath>
      </m:oMathPara>
    </w:p>
    <w:p w14:paraId="60ED687E" w14:textId="5C18A575" w:rsidR="001A4703" w:rsidRPr="00713366" w:rsidRDefault="00514E7B" w:rsidP="004E39F6">
      <w:pPr>
        <w:rPr>
          <w:rFonts w:eastAsiaTheme="minorEastAsia"/>
        </w:rPr>
      </w:pPr>
      <m:oMathPara>
        <m:oMath>
          <m:r>
            <w:rPr>
              <w:rFonts w:ascii="Cambria Math" w:hAnsi="Cambria Math"/>
            </w:rPr>
            <m:t>A=</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p</m:t>
                      </m:r>
                    </m:sup>
                  </m:sSup>
                  <m:ctrlPr>
                    <w:rPr>
                      <w:rFonts w:ascii="Cambria Math" w:hAnsi="Cambria Math"/>
                      <w:i/>
                    </w:rPr>
                  </m:ctrlPr>
                </m:den>
              </m:f>
              <m:ctrlPr>
                <w:rPr>
                  <w:rFonts w:ascii="Cambria Math" w:hAnsi="Cambria Math"/>
                  <w:i/>
                </w:rPr>
              </m:ctrlPr>
            </m:e>
          </m:nary>
        </m:oMath>
      </m:oMathPara>
    </w:p>
    <w:p w14:paraId="6EB3D592" w14:textId="4C7F8C3B" w:rsidR="00713366" w:rsidRPr="00387E0A" w:rsidRDefault="00713366" w:rsidP="004E39F6">
      <w:pPr>
        <w:rPr>
          <w:rFonts w:eastAsiaTheme="minorEastAsia"/>
        </w:rPr>
      </w:pPr>
      <m:oMathPara>
        <m:oMath>
          <m:r>
            <w:rPr>
              <w:rFonts w:ascii="Cambria Math" w:hAnsi="Cambria Math"/>
            </w:rPr>
            <m:t>B=</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p</m:t>
                      </m:r>
                    </m:sup>
                  </m:sSup>
                  <m:ctrlPr>
                    <w:rPr>
                      <w:rFonts w:ascii="Cambria Math" w:hAnsi="Cambria Math"/>
                      <w:i/>
                    </w:rPr>
                  </m:ctrlPr>
                </m:den>
              </m:f>
              <m:ctrlPr>
                <w:rPr>
                  <w:rFonts w:ascii="Cambria Math" w:hAnsi="Cambria Math"/>
                  <w:i/>
                </w:rPr>
              </m:ctrlPr>
            </m:e>
          </m:nary>
        </m:oMath>
      </m:oMathPara>
    </w:p>
    <w:p w14:paraId="00AA1571" w14:textId="31491AA7" w:rsidR="00DA0A38" w:rsidRPr="00DA0A38" w:rsidRDefault="007F6063" w:rsidP="00E06937">
      <w:pPr>
        <w:rPr>
          <w:rFonts w:eastAsiaTheme="minorEastAsia"/>
        </w:rPr>
      </w:pPr>
      <w:r>
        <w:rPr>
          <w:rFonts w:eastAsiaTheme="minorEastAsia"/>
        </w:rPr>
        <w:t>Where : w is the predicted value, d is the distance, x is the unknown point, xi is the n</w:t>
      </w:r>
      <w:r w:rsidR="0024475C">
        <w:rPr>
          <w:rFonts w:eastAsiaTheme="minorEastAsia"/>
        </w:rPr>
        <w:t>-</w:t>
      </w:r>
      <w:r>
        <w:rPr>
          <w:rFonts w:eastAsiaTheme="minorEastAsia"/>
        </w:rPr>
        <w:t>th</w:t>
      </w:r>
      <w:r w:rsidR="00844B5A">
        <w:rPr>
          <w:rFonts w:eastAsiaTheme="minorEastAsia"/>
        </w:rPr>
        <w:t xml:space="preserve"> know point, ui is th value of the know</w:t>
      </w:r>
      <w:r w:rsidR="009B17CD">
        <w:rPr>
          <w:rFonts w:eastAsiaTheme="minorEastAsia"/>
        </w:rPr>
        <w:t xml:space="preserve"> point, p is the power</w:t>
      </w:r>
      <w:r w:rsidR="005D6135">
        <w:rPr>
          <w:rFonts w:eastAsiaTheme="minorEastAsia"/>
        </w:rPr>
        <w:t xml:space="preserve"> </w:t>
      </w:r>
      <w:r w:rsidR="005D6135" w:rsidRPr="005D6135">
        <w:rPr>
          <w:rFonts w:eastAsiaTheme="minorEastAsia"/>
        </w:rPr>
        <w:t>coefficient</w:t>
      </w:r>
      <w:r w:rsidR="00443B2C">
        <w:rPr>
          <w:rFonts w:eastAsiaTheme="minorEastAsia"/>
        </w:rPr>
        <w:t xml:space="preserve"> </w:t>
      </w:r>
      <w:r w:rsidR="00002410">
        <w:rPr>
          <w:rFonts w:eastAsiaTheme="minorEastAsia"/>
        </w:rPr>
        <w:t>(</w:t>
      </w:r>
      <w:r w:rsidR="00E51ED1">
        <w:rPr>
          <w:rFonts w:eastAsiaTheme="minorEastAsia"/>
        </w:rPr>
        <w:t xml:space="preserve">p = </w:t>
      </w:r>
      <w:r w:rsidR="00F36E39">
        <w:rPr>
          <w:rFonts w:eastAsiaTheme="minorEastAsia"/>
        </w:rPr>
        <w:t xml:space="preserve">10) </w:t>
      </w:r>
      <w:r w:rsidR="00443B2C">
        <w:rPr>
          <w:rFonts w:eastAsiaTheme="minorEastAsia"/>
        </w:rPr>
        <w:t xml:space="preserve">and </w:t>
      </w:r>
      <w:r w:rsidR="00443B2C" w:rsidRPr="00443B2C">
        <w:rPr>
          <w:rFonts w:eastAsiaTheme="minorEastAsia"/>
        </w:rPr>
        <w:t>n is the number of sampling points used for interpolation</w:t>
      </w:r>
      <w:r w:rsidR="00F36E39">
        <w:rPr>
          <w:rFonts w:eastAsiaTheme="minorEastAsia"/>
        </w:rPr>
        <w:t xml:space="preserve"> (</w:t>
      </w:r>
      <w:r w:rsidR="00E51ED1">
        <w:rPr>
          <w:rFonts w:eastAsiaTheme="minorEastAsia"/>
        </w:rPr>
        <w:t xml:space="preserve">n = </w:t>
      </w:r>
      <w:r w:rsidR="00F36E39">
        <w:rPr>
          <w:rFonts w:eastAsiaTheme="minorEastAsia"/>
        </w:rPr>
        <w:t>10)</w:t>
      </w:r>
      <w:r w:rsidR="005D6135">
        <w:rPr>
          <w:rFonts w:eastAsiaTheme="minorEastAsia"/>
        </w:rPr>
        <w:t>.</w:t>
      </w:r>
      <w:r w:rsidR="00F7426F">
        <w:rPr>
          <w:rFonts w:eastAsiaTheme="minorEastAsia"/>
        </w:rPr>
        <w:t xml:space="preserve"> </w:t>
      </w:r>
      <w:r w:rsidR="00E06937" w:rsidRPr="00E06937">
        <w:rPr>
          <w:rFonts w:eastAsiaTheme="minorEastAsia" w:cs="Times New Roman"/>
        </w:rPr>
        <w:t xml:space="preserve">The parameter </w:t>
      </w:r>
      <w:r w:rsidR="00E06937" w:rsidRPr="00E06937">
        <w:rPr>
          <w:rFonts w:ascii="Cambria Math" w:eastAsiaTheme="minorEastAsia" w:hAnsi="Cambria Math" w:cs="Cambria Math"/>
        </w:rPr>
        <w:t>𝑝</w:t>
      </w:r>
      <w:r w:rsidR="00E06937" w:rsidRPr="00E06937">
        <w:rPr>
          <w:rFonts w:eastAsiaTheme="minorEastAsia" w:cs="Times New Roman"/>
        </w:rPr>
        <w:t xml:space="preserve"> is the weighting parameter that is applied as an exponent to the distance. A large </w:t>
      </w:r>
      <w:r w:rsidR="00E06937" w:rsidRPr="00E06937">
        <w:rPr>
          <w:rFonts w:ascii="Cambria Math" w:eastAsiaTheme="minorEastAsia" w:hAnsi="Cambria Math" w:cs="Cambria Math"/>
        </w:rPr>
        <w:t>𝑝</w:t>
      </w:r>
      <w:r w:rsidR="00E06937" w:rsidRPr="00E06937">
        <w:rPr>
          <w:rFonts w:eastAsiaTheme="minorEastAsia" w:cs="Times New Roman"/>
        </w:rPr>
        <w:t xml:space="preserve"> indicates that nearby points exert a much greater influence on the unsampled location than a distant point.</w:t>
      </w:r>
    </w:p>
    <w:p w14:paraId="18054541" w14:textId="712D525F" w:rsidR="00DA0A38" w:rsidRPr="00DA0A38" w:rsidRDefault="00D848F1" w:rsidP="00DA0A38">
      <w:pPr>
        <w:rPr>
          <w:rFonts w:eastAsiaTheme="minorEastAsia"/>
        </w:rPr>
      </w:pPr>
      <w:r>
        <w:rPr>
          <w:rFonts w:eastAsiaTheme="minorEastAsia"/>
        </w:rPr>
        <w:t xml:space="preserve">Pour </w:t>
      </w:r>
      <w:r w:rsidR="00F43B5E">
        <w:rPr>
          <w:rFonts w:eastAsiaTheme="minorEastAsia"/>
        </w:rPr>
        <w:t>estimer</w:t>
      </w:r>
      <w:r>
        <w:rPr>
          <w:rFonts w:eastAsiaTheme="minorEastAsia"/>
        </w:rPr>
        <w:t xml:space="preserve"> la biodiversité approximative</w:t>
      </w:r>
      <w:r w:rsidR="00E17087">
        <w:rPr>
          <w:rFonts w:eastAsiaTheme="minorEastAsia"/>
        </w:rPr>
        <w:t xml:space="preserve"> de la communauté des vers de terre, nous avons superposé</w:t>
      </w:r>
      <w:r w:rsidR="00C02A17">
        <w:rPr>
          <w:rFonts w:eastAsiaTheme="minorEastAsia"/>
        </w:rPr>
        <w:t xml:space="preserve"> la carte de l’abondance totale et la carte de la richesse taxon</w:t>
      </w:r>
      <w:r w:rsidR="005931CB">
        <w:rPr>
          <w:rFonts w:eastAsiaTheme="minorEastAsia"/>
        </w:rPr>
        <w:t>omique totale</w:t>
      </w:r>
      <w:r w:rsidR="000F4FC8">
        <w:rPr>
          <w:rFonts w:eastAsiaTheme="minorEastAsia"/>
        </w:rPr>
        <w:t xml:space="preserve"> </w:t>
      </w:r>
      <w:r w:rsidR="00CE6D97">
        <w:rPr>
          <w:rFonts w:eastAsiaTheme="minorEastAsia"/>
        </w:rPr>
        <w:fldChar w:fldCharType="begin"/>
      </w:r>
      <w:r w:rsidR="00CE6D97">
        <w:rPr>
          <w:rFonts w:eastAsiaTheme="minorEastAsia"/>
        </w:rPr>
        <w:instrText xml:space="preserve"> ADDIN ZOTERO_ITEM CSL_CITATION {"citationID":"gvOtWXvW","properties":{"formattedCitation":"(Salako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CE6D97">
        <w:rPr>
          <w:rFonts w:eastAsiaTheme="minorEastAsia"/>
        </w:rPr>
        <w:fldChar w:fldCharType="separate"/>
      </w:r>
      <w:r w:rsidR="00CE6D97" w:rsidRPr="00CE6D97">
        <w:rPr>
          <w:rFonts w:cs="Times New Roman"/>
        </w:rPr>
        <w:t>(Salako et al., 2023)</w:t>
      </w:r>
      <w:r w:rsidR="00CE6D97">
        <w:rPr>
          <w:rFonts w:eastAsiaTheme="minorEastAsia"/>
        </w:rPr>
        <w:fldChar w:fldCharType="end"/>
      </w:r>
      <w:r w:rsidR="005931CB">
        <w:rPr>
          <w:rFonts w:eastAsiaTheme="minorEastAsia"/>
        </w:rPr>
        <w:t>.</w:t>
      </w:r>
    </w:p>
    <w:p w14:paraId="27BDB0D0" w14:textId="555EAC31" w:rsidR="00812890" w:rsidRPr="00F81BC6" w:rsidRDefault="00812890" w:rsidP="0037320E">
      <w:pPr>
        <w:pStyle w:val="Heading1"/>
        <w:rPr>
          <w:rFonts w:cs="Times New Roman"/>
        </w:rPr>
      </w:pPr>
      <w:r w:rsidRPr="00F81BC6">
        <w:rPr>
          <w:rFonts w:cs="Times New Roman"/>
        </w:rPr>
        <w:t>Résultats</w:t>
      </w:r>
    </w:p>
    <w:p w14:paraId="3EA9FF34" w14:textId="74734D7E" w:rsidR="003F513B" w:rsidRPr="00F81BC6" w:rsidRDefault="008571EC" w:rsidP="0037320E">
      <w:pPr>
        <w:pStyle w:val="Heading2"/>
        <w:rPr>
          <w:rFonts w:cs="Times New Roman"/>
        </w:rPr>
      </w:pPr>
      <w:r w:rsidRPr="00F81BC6">
        <w:rPr>
          <w:rFonts w:cs="Times New Roman"/>
        </w:rPr>
        <w:t xml:space="preserve">Performance des </w:t>
      </w:r>
      <w:r w:rsidR="007A04D9" w:rsidRPr="00F81BC6">
        <w:rPr>
          <w:rFonts w:cs="Times New Roman"/>
        </w:rPr>
        <w:t>modèles</w:t>
      </w:r>
      <w:r w:rsidR="009C1CF3" w:rsidRPr="00F81BC6">
        <w:rPr>
          <w:rFonts w:cs="Times New Roman"/>
        </w:rPr>
        <w:t xml:space="preserve"> </w:t>
      </w:r>
    </w:p>
    <w:p w14:paraId="5601B02B" w14:textId="35829767" w:rsidR="00BA080E" w:rsidRDefault="00E053E3" w:rsidP="004F4788">
      <w:r>
        <w:t xml:space="preserve">Les performances </w:t>
      </w:r>
      <w:r w:rsidR="00CC7F85">
        <w:t xml:space="preserve">des </w:t>
      </w:r>
      <w:r w:rsidR="002439CC">
        <w:t xml:space="preserve">cinq </w:t>
      </w:r>
      <w:r w:rsidR="00CC7F85">
        <w:t xml:space="preserve">modèles variaient </w:t>
      </w:r>
      <w:r>
        <w:t xml:space="preserve">avec </w:t>
      </w:r>
      <w:r w:rsidR="00CC7F85">
        <w:t xml:space="preserve">une </w:t>
      </w:r>
      <w:r>
        <w:t xml:space="preserve">R² </w:t>
      </w:r>
      <w:r w:rsidR="00CC7F85">
        <w:t>moyenne</w:t>
      </w:r>
      <w:r w:rsidR="004F2619">
        <w:t xml:space="preserve"> de</w:t>
      </w:r>
      <w:r w:rsidR="00CC7F85">
        <w:t xml:space="preserve"> 0.33</w:t>
      </w:r>
      <w:r>
        <w:t xml:space="preserve"> </w:t>
      </w:r>
      <w:r w:rsidR="00FF2597">
        <w:t>(±</w:t>
      </w:r>
      <w:r w:rsidR="00657C5E">
        <w:t xml:space="preserve"> 0.1</w:t>
      </w:r>
      <w:r w:rsidR="00AB246E">
        <w:t>0</w:t>
      </w:r>
      <w:r w:rsidR="00657C5E">
        <w:t xml:space="preserve"> sd</w:t>
      </w:r>
      <w:r w:rsidR="00CC7F85">
        <w:t xml:space="preserve">) </w:t>
      </w:r>
      <w:r>
        <w:t xml:space="preserve">pour l’abondance, </w:t>
      </w:r>
      <w:r w:rsidR="00A47EC2">
        <w:t xml:space="preserve">de </w:t>
      </w:r>
      <w:r w:rsidR="00CC7F85">
        <w:t>0.28</w:t>
      </w:r>
      <w:r>
        <w:t xml:space="preserve"> </w:t>
      </w:r>
      <w:r w:rsidR="00CC7F85">
        <w:t>(</w:t>
      </w:r>
      <w:r w:rsidR="00A75B92">
        <w:t>± 0.</w:t>
      </w:r>
      <w:r w:rsidR="000B6D10">
        <w:t>05</w:t>
      </w:r>
      <w:r w:rsidR="00A75B92">
        <w:t xml:space="preserve"> sd</w:t>
      </w:r>
      <w:r w:rsidR="00CC7F85">
        <w:t>)</w:t>
      </w:r>
      <w:r>
        <w:t xml:space="preserve"> pour la biomasse et </w:t>
      </w:r>
      <w:r w:rsidR="00A47EC2">
        <w:t xml:space="preserve">de </w:t>
      </w:r>
      <w:r w:rsidR="0095760F">
        <w:t>0.48</w:t>
      </w:r>
      <w:r>
        <w:t xml:space="preserve"> </w:t>
      </w:r>
      <w:r w:rsidR="0095760F">
        <w:t>(</w:t>
      </w:r>
      <w:r w:rsidR="00A75B92">
        <w:t>± 0.1</w:t>
      </w:r>
      <w:r w:rsidR="00740DDD">
        <w:t>1</w:t>
      </w:r>
      <w:r w:rsidR="00A75B92">
        <w:t xml:space="preserve"> sd</w:t>
      </w:r>
      <w:r w:rsidR="0095760F">
        <w:t>)</w:t>
      </w:r>
      <w:r>
        <w:t xml:space="preserve"> pour la richesse taxonomique totale. </w:t>
      </w:r>
      <w:r w:rsidR="0095760F">
        <w:t>En termes de RMSE, la moyenne ét</w:t>
      </w:r>
      <w:r w:rsidR="003735FA">
        <w:t>ait</w:t>
      </w:r>
      <w:r w:rsidR="0095760F">
        <w:t xml:space="preserve"> de 29 ind./m² (</w:t>
      </w:r>
      <w:r w:rsidR="00FF2597">
        <w:rPr>
          <w:rFonts w:cs="Times New Roman"/>
        </w:rPr>
        <w:t>±</w:t>
      </w:r>
      <w:r w:rsidR="00FF2597">
        <w:t xml:space="preserve"> 4.32 sd</w:t>
      </w:r>
      <w:r w:rsidR="0095760F">
        <w:t xml:space="preserve">) pour l’abondance, </w:t>
      </w:r>
      <w:r w:rsidR="00FD3213">
        <w:t>9.95 g/m²</w:t>
      </w:r>
      <w:r w:rsidR="0095760F">
        <w:t xml:space="preserve"> (</w:t>
      </w:r>
      <w:r w:rsidR="00A75B92">
        <w:t xml:space="preserve">± </w:t>
      </w:r>
      <w:r w:rsidR="00A44998">
        <w:t>3.69</w:t>
      </w:r>
      <w:r w:rsidR="00A75B92">
        <w:t xml:space="preserve"> sd</w:t>
      </w:r>
      <w:r w:rsidR="0095760F">
        <w:t xml:space="preserve">) pour la biomasse et </w:t>
      </w:r>
      <w:r w:rsidR="00FD3213">
        <w:t>1.92</w:t>
      </w:r>
      <w:r w:rsidR="0095760F">
        <w:t xml:space="preserve"> </w:t>
      </w:r>
      <w:r w:rsidR="00C170D7">
        <w:t xml:space="preserve">espèce par parcelle </w:t>
      </w:r>
      <w:r w:rsidR="000B6D10">
        <w:t>(± 0.</w:t>
      </w:r>
      <w:r w:rsidR="00740DDD">
        <w:t>21</w:t>
      </w:r>
      <w:r w:rsidR="000B6D10">
        <w:t xml:space="preserve"> sd</w:t>
      </w:r>
      <w:r w:rsidR="0095760F">
        <w:t>) pour la richesse taxonomique totale</w:t>
      </w:r>
      <w:r w:rsidR="007332B7">
        <w:t xml:space="preserve"> (Tableau 2)</w:t>
      </w:r>
      <w:r w:rsidR="00FD3213">
        <w:t xml:space="preserve">. </w:t>
      </w:r>
      <w:r w:rsidR="007517F0">
        <w:t xml:space="preserve">Pour </w:t>
      </w:r>
      <w:r w:rsidR="00903BC7">
        <w:t>les trois paramètres</w:t>
      </w:r>
      <w:r w:rsidR="007517F0">
        <w:t xml:space="preserve"> des vers de terre, c’est le RF et le GBM qui présentaient les R² le plus élevées et la RMSE la plus faible traduisant ainsi une bonne prédiction</w:t>
      </w:r>
      <w:r w:rsidR="00FD3213">
        <w:t xml:space="preserve"> de la communauté</w:t>
      </w:r>
      <w:r w:rsidR="007517F0">
        <w:t xml:space="preserve"> des vers de terre (Tableau </w:t>
      </w:r>
      <w:r w:rsidR="008C3C13">
        <w:t>2</w:t>
      </w:r>
      <w:r w:rsidR="007517F0">
        <w:t xml:space="preserve">). </w:t>
      </w:r>
      <w:r w:rsidR="00C170D7" w:rsidRPr="003D5109">
        <w:t xml:space="preserve">L'évaluation des performances de prédiction </w:t>
      </w:r>
      <w:r w:rsidR="00C170D7">
        <w:t>de l’ensemble des</w:t>
      </w:r>
      <w:r w:rsidR="00C170D7" w:rsidRPr="003D5109">
        <w:t xml:space="preserve"> modèles</w:t>
      </w:r>
      <w:r w:rsidR="00C170D7">
        <w:t xml:space="preserve"> montre que les</w:t>
      </w:r>
      <w:r w:rsidR="00903BC7">
        <w:t xml:space="preserve"> GLM étaient les modèles les moins performant</w:t>
      </w:r>
      <w:r w:rsidR="00134003">
        <w:t>s</w:t>
      </w:r>
      <w:r w:rsidR="00903BC7">
        <w:t xml:space="preserve"> pour prédire l’abondance, la biomasse et la richesse des vers de terre. </w:t>
      </w:r>
      <w:r w:rsidR="004F4788">
        <w:t xml:space="preserve">La fig. 3 illustre la comparaison entre les valeurs observées (jeu de données de validation) et les valeurs prédites par les meilleurs modèles. Pour l’abondance totale, le meilleur modèle était le RF avec un R² de </w:t>
      </w:r>
      <w:r w:rsidR="004F4788">
        <w:lastRenderedPageBreak/>
        <w:t>0,43. Le meilleur modèle pour la biomasse totale était également le RF avec un R² de 0,35. Pour la richesse totale, les meilleurs modèles étaient le RF et le GBM, avec un R² identique de 0,59.</w:t>
      </w:r>
    </w:p>
    <w:p w14:paraId="72B70F9C" w14:textId="67F45E0B" w:rsidR="00903BC7" w:rsidRPr="00903BC7" w:rsidRDefault="00A82E16" w:rsidP="00903BC7">
      <w:pPr>
        <w:pStyle w:val="Heading4"/>
      </w:pPr>
      <w:r>
        <w:rPr>
          <w:b/>
          <w:bCs/>
        </w:rPr>
        <w:t xml:space="preserve">Tableau </w:t>
      </w:r>
      <w:r w:rsidR="00754D9E">
        <w:rPr>
          <w:b/>
          <w:bCs/>
        </w:rPr>
        <w:t>2</w:t>
      </w:r>
      <w:r w:rsidRPr="00C52A2D">
        <w:rPr>
          <w:b/>
          <w:bCs/>
        </w:rPr>
        <w:t> :</w:t>
      </w:r>
      <w:r w:rsidRPr="00C52A2D">
        <w:t xml:space="preserve"> </w:t>
      </w:r>
      <w:r w:rsidRPr="00A82E16">
        <w:t>Mesures de performance de la prédiction</w:t>
      </w:r>
      <w:r w:rsidR="007F3B93">
        <w:t xml:space="preserve"> sur le jeu de donnée validation</w:t>
      </w:r>
      <w:r w:rsidRPr="00A82E16">
        <w:t xml:space="preserve"> pour les différents algorithmes de modèles testés </w:t>
      </w:r>
      <w:r w:rsidR="00082771">
        <w:t>sur</w:t>
      </w:r>
      <w:r w:rsidRPr="00A82E16">
        <w:t xml:space="preserve"> les </w:t>
      </w:r>
      <w:r w:rsidR="00576368">
        <w:t xml:space="preserve">trois </w:t>
      </w:r>
      <w:r w:rsidRPr="00A82E16">
        <w:t xml:space="preserve">variables de réponse </w:t>
      </w:r>
      <w:r w:rsidR="00576368">
        <w:t xml:space="preserve">de la </w:t>
      </w:r>
      <w:r w:rsidRPr="00A82E16">
        <w:t>communauté</w:t>
      </w:r>
      <w:r w:rsidR="00576368">
        <w:t xml:space="preserve"> des vers de terre</w:t>
      </w:r>
      <w:r w:rsidR="008F2610">
        <w:t xml:space="preserve">. </w:t>
      </w:r>
      <w:r w:rsidR="008F2610" w:rsidRPr="008F2610">
        <w:t xml:space="preserve">Les </w:t>
      </w:r>
      <w:r w:rsidR="005363B8">
        <w:t>valeurs</w:t>
      </w:r>
      <w:r w:rsidR="008F2610" w:rsidRPr="008F2610">
        <w:t xml:space="preserve"> en gras indiquent </w:t>
      </w:r>
      <w:r w:rsidR="00500209" w:rsidRPr="008F2610">
        <w:t>l</w:t>
      </w:r>
      <w:r w:rsidR="00500209">
        <w:t xml:space="preserve">e </w:t>
      </w:r>
      <w:r w:rsidR="00500209" w:rsidRPr="008F2610">
        <w:t>meilleur algorithme</w:t>
      </w:r>
      <w:r w:rsidR="00304EA0">
        <w:t xml:space="preserve"> pour chaque variable des vers de terre.</w:t>
      </w:r>
    </w:p>
    <w:tbl>
      <w:tblPr>
        <w:tblW w:w="6200" w:type="dxa"/>
        <w:jc w:val="center"/>
        <w:tblCellMar>
          <w:left w:w="70" w:type="dxa"/>
          <w:right w:w="70" w:type="dxa"/>
        </w:tblCellMar>
        <w:tblLook w:val="04A0" w:firstRow="1" w:lastRow="0" w:firstColumn="1" w:lastColumn="0" w:noHBand="0" w:noVBand="1"/>
      </w:tblPr>
      <w:tblGrid>
        <w:gridCol w:w="1380"/>
        <w:gridCol w:w="2240"/>
        <w:gridCol w:w="860"/>
        <w:gridCol w:w="1720"/>
      </w:tblGrid>
      <w:tr w:rsidR="00BA080E" w:rsidRPr="00BA080E" w14:paraId="05841D4D" w14:textId="77777777" w:rsidTr="00BA080E">
        <w:trPr>
          <w:trHeight w:val="384"/>
          <w:jc w:val="center"/>
        </w:trPr>
        <w:tc>
          <w:tcPr>
            <w:tcW w:w="1380" w:type="dxa"/>
            <w:tcBorders>
              <w:top w:val="single" w:sz="4" w:space="0" w:color="auto"/>
              <w:left w:val="nil"/>
              <w:bottom w:val="nil"/>
              <w:right w:val="nil"/>
            </w:tcBorders>
            <w:shd w:val="clear" w:color="auto" w:fill="auto"/>
            <w:noWrap/>
            <w:vAlign w:val="center"/>
            <w:hideMark/>
          </w:tcPr>
          <w:p w14:paraId="38F4C9BE"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Algorithms</w:t>
            </w:r>
          </w:p>
        </w:tc>
        <w:tc>
          <w:tcPr>
            <w:tcW w:w="2240" w:type="dxa"/>
            <w:tcBorders>
              <w:top w:val="single" w:sz="4" w:space="0" w:color="auto"/>
              <w:left w:val="nil"/>
              <w:bottom w:val="nil"/>
              <w:right w:val="nil"/>
            </w:tcBorders>
            <w:shd w:val="clear" w:color="auto" w:fill="auto"/>
            <w:vAlign w:val="center"/>
            <w:hideMark/>
          </w:tcPr>
          <w:p w14:paraId="21EC4701"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Response variables</w:t>
            </w:r>
          </w:p>
        </w:tc>
        <w:tc>
          <w:tcPr>
            <w:tcW w:w="860" w:type="dxa"/>
            <w:tcBorders>
              <w:top w:val="single" w:sz="4" w:space="0" w:color="auto"/>
              <w:left w:val="nil"/>
              <w:bottom w:val="single" w:sz="4" w:space="0" w:color="auto"/>
              <w:right w:val="nil"/>
            </w:tcBorders>
            <w:shd w:val="clear" w:color="auto" w:fill="auto"/>
            <w:noWrap/>
            <w:vAlign w:val="center"/>
            <w:hideMark/>
          </w:tcPr>
          <w:p w14:paraId="006CC80F"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R²</w:t>
            </w:r>
          </w:p>
        </w:tc>
        <w:tc>
          <w:tcPr>
            <w:tcW w:w="1720" w:type="dxa"/>
            <w:tcBorders>
              <w:top w:val="single" w:sz="4" w:space="0" w:color="auto"/>
              <w:left w:val="nil"/>
              <w:bottom w:val="single" w:sz="4" w:space="0" w:color="auto"/>
              <w:right w:val="nil"/>
            </w:tcBorders>
            <w:shd w:val="clear" w:color="auto" w:fill="auto"/>
            <w:noWrap/>
            <w:vAlign w:val="center"/>
            <w:hideMark/>
          </w:tcPr>
          <w:p w14:paraId="6843A0FE"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RMSE</w:t>
            </w:r>
          </w:p>
        </w:tc>
      </w:tr>
      <w:tr w:rsidR="00BA080E" w:rsidRPr="00BA080E" w14:paraId="09203D5C" w14:textId="77777777" w:rsidTr="00BA080E">
        <w:trPr>
          <w:trHeight w:val="312"/>
          <w:jc w:val="center"/>
        </w:trPr>
        <w:tc>
          <w:tcPr>
            <w:tcW w:w="1380" w:type="dxa"/>
            <w:tcBorders>
              <w:top w:val="single" w:sz="4" w:space="0" w:color="auto"/>
              <w:left w:val="nil"/>
              <w:bottom w:val="nil"/>
              <w:right w:val="nil"/>
            </w:tcBorders>
            <w:shd w:val="clear" w:color="auto" w:fill="auto"/>
            <w:noWrap/>
            <w:vAlign w:val="center"/>
            <w:hideMark/>
          </w:tcPr>
          <w:p w14:paraId="3864B690"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GLM</w:t>
            </w:r>
          </w:p>
        </w:tc>
        <w:tc>
          <w:tcPr>
            <w:tcW w:w="2240" w:type="dxa"/>
            <w:vMerge w:val="restart"/>
            <w:tcBorders>
              <w:top w:val="single" w:sz="4" w:space="0" w:color="auto"/>
              <w:left w:val="nil"/>
              <w:bottom w:val="nil"/>
              <w:right w:val="nil"/>
            </w:tcBorders>
            <w:shd w:val="clear" w:color="auto" w:fill="auto"/>
            <w:noWrap/>
            <w:vAlign w:val="center"/>
            <w:hideMark/>
          </w:tcPr>
          <w:p w14:paraId="310E0868" w14:textId="77777777" w:rsidR="00C25F30" w:rsidRDefault="00C25F30" w:rsidP="00BA080E">
            <w:pPr>
              <w:spacing w:after="0" w:line="240" w:lineRule="auto"/>
              <w:jc w:val="center"/>
              <w:rPr>
                <w:rFonts w:ascii="Calibri" w:eastAsia="Times New Roman" w:hAnsi="Calibri" w:cs="Calibri"/>
                <w:color w:val="000000"/>
                <w:kern w:val="0"/>
                <w:szCs w:val="24"/>
                <w:lang w:eastAsia="fr-FR"/>
                <w14:ligatures w14:val="none"/>
              </w:rPr>
            </w:pPr>
            <w:r>
              <w:rPr>
                <w:rFonts w:ascii="Calibri" w:eastAsia="Times New Roman" w:hAnsi="Calibri" w:cs="Calibri"/>
                <w:color w:val="000000"/>
                <w:kern w:val="0"/>
                <w:szCs w:val="24"/>
                <w:lang w:eastAsia="fr-FR"/>
                <w14:ligatures w14:val="none"/>
              </w:rPr>
              <w:t>Total</w:t>
            </w:r>
          </w:p>
          <w:p w14:paraId="0ABC96DF" w14:textId="5D6CFBDD" w:rsidR="00BA080E" w:rsidRPr="00BA080E" w:rsidRDefault="00C25F30" w:rsidP="00BA080E">
            <w:pPr>
              <w:spacing w:after="0" w:line="240" w:lineRule="auto"/>
              <w:jc w:val="center"/>
              <w:rPr>
                <w:rFonts w:ascii="Calibri" w:eastAsia="Times New Roman" w:hAnsi="Calibri" w:cs="Calibri"/>
                <w:color w:val="000000"/>
                <w:kern w:val="0"/>
                <w:szCs w:val="24"/>
                <w:lang w:eastAsia="fr-FR"/>
                <w14:ligatures w14:val="none"/>
              </w:rPr>
            </w:pPr>
            <w:proofErr w:type="gramStart"/>
            <w:r>
              <w:rPr>
                <w:rFonts w:ascii="Calibri" w:eastAsia="Times New Roman" w:hAnsi="Calibri" w:cs="Calibri"/>
                <w:color w:val="000000"/>
                <w:kern w:val="0"/>
                <w:szCs w:val="24"/>
                <w:lang w:eastAsia="fr-FR"/>
                <w14:ligatures w14:val="none"/>
              </w:rPr>
              <w:t>a</w:t>
            </w:r>
            <w:r w:rsidR="00BA080E" w:rsidRPr="00BA080E">
              <w:rPr>
                <w:rFonts w:ascii="Calibri" w:eastAsia="Times New Roman" w:hAnsi="Calibri" w:cs="Calibri"/>
                <w:color w:val="000000"/>
                <w:kern w:val="0"/>
                <w:szCs w:val="24"/>
                <w:lang w:eastAsia="fr-FR"/>
                <w14:ligatures w14:val="none"/>
              </w:rPr>
              <w:t>bundance</w:t>
            </w:r>
            <w:proofErr w:type="gramEnd"/>
          </w:p>
        </w:tc>
        <w:tc>
          <w:tcPr>
            <w:tcW w:w="860" w:type="dxa"/>
            <w:tcBorders>
              <w:top w:val="nil"/>
              <w:left w:val="nil"/>
              <w:bottom w:val="nil"/>
              <w:right w:val="nil"/>
            </w:tcBorders>
            <w:shd w:val="clear" w:color="auto" w:fill="auto"/>
            <w:noWrap/>
            <w:vAlign w:val="center"/>
            <w:hideMark/>
          </w:tcPr>
          <w:p w14:paraId="7FF49358"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0.22</w:t>
            </w:r>
          </w:p>
        </w:tc>
        <w:tc>
          <w:tcPr>
            <w:tcW w:w="1720" w:type="dxa"/>
            <w:tcBorders>
              <w:top w:val="nil"/>
              <w:left w:val="nil"/>
              <w:bottom w:val="nil"/>
              <w:right w:val="nil"/>
            </w:tcBorders>
            <w:shd w:val="clear" w:color="auto" w:fill="auto"/>
            <w:noWrap/>
            <w:vAlign w:val="center"/>
            <w:hideMark/>
          </w:tcPr>
          <w:p w14:paraId="64C588DC"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34.57</w:t>
            </w:r>
          </w:p>
        </w:tc>
      </w:tr>
      <w:tr w:rsidR="00BA080E" w:rsidRPr="00BA080E" w14:paraId="53532E0A"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34DEB94E"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GAM</w:t>
            </w:r>
          </w:p>
        </w:tc>
        <w:tc>
          <w:tcPr>
            <w:tcW w:w="2240" w:type="dxa"/>
            <w:vMerge/>
            <w:tcBorders>
              <w:top w:val="single" w:sz="4" w:space="0" w:color="auto"/>
              <w:left w:val="nil"/>
              <w:bottom w:val="nil"/>
              <w:right w:val="nil"/>
            </w:tcBorders>
            <w:vAlign w:val="center"/>
            <w:hideMark/>
          </w:tcPr>
          <w:p w14:paraId="5F77B8BB"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0EF6BE25"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0.26</w:t>
            </w:r>
          </w:p>
        </w:tc>
        <w:tc>
          <w:tcPr>
            <w:tcW w:w="1720" w:type="dxa"/>
            <w:tcBorders>
              <w:top w:val="nil"/>
              <w:left w:val="nil"/>
              <w:bottom w:val="nil"/>
              <w:right w:val="nil"/>
            </w:tcBorders>
            <w:shd w:val="clear" w:color="auto" w:fill="auto"/>
            <w:noWrap/>
            <w:vAlign w:val="center"/>
            <w:hideMark/>
          </w:tcPr>
          <w:p w14:paraId="2AE94D9C"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33.06</w:t>
            </w:r>
          </w:p>
        </w:tc>
      </w:tr>
      <w:tr w:rsidR="00BA080E" w:rsidRPr="00BA080E" w14:paraId="3C17C51D"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391A23B4"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RF</w:t>
            </w:r>
          </w:p>
        </w:tc>
        <w:tc>
          <w:tcPr>
            <w:tcW w:w="2240" w:type="dxa"/>
            <w:vMerge/>
            <w:tcBorders>
              <w:top w:val="single" w:sz="4" w:space="0" w:color="auto"/>
              <w:left w:val="nil"/>
              <w:bottom w:val="nil"/>
              <w:right w:val="nil"/>
            </w:tcBorders>
            <w:vAlign w:val="center"/>
            <w:hideMark/>
          </w:tcPr>
          <w:p w14:paraId="3AD883B6"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1F41B65C"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0.43</w:t>
            </w:r>
          </w:p>
        </w:tc>
        <w:tc>
          <w:tcPr>
            <w:tcW w:w="1720" w:type="dxa"/>
            <w:tcBorders>
              <w:top w:val="nil"/>
              <w:left w:val="nil"/>
              <w:bottom w:val="nil"/>
              <w:right w:val="nil"/>
            </w:tcBorders>
            <w:shd w:val="clear" w:color="auto" w:fill="auto"/>
            <w:noWrap/>
            <w:vAlign w:val="center"/>
            <w:hideMark/>
          </w:tcPr>
          <w:p w14:paraId="36FDA7B6"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25.20</w:t>
            </w:r>
          </w:p>
        </w:tc>
      </w:tr>
      <w:tr w:rsidR="00BA080E" w:rsidRPr="00BA080E" w14:paraId="7F12CD01"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76F1B4C3"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GBM</w:t>
            </w:r>
          </w:p>
        </w:tc>
        <w:tc>
          <w:tcPr>
            <w:tcW w:w="2240" w:type="dxa"/>
            <w:vMerge/>
            <w:tcBorders>
              <w:top w:val="single" w:sz="4" w:space="0" w:color="auto"/>
              <w:left w:val="nil"/>
              <w:bottom w:val="nil"/>
              <w:right w:val="nil"/>
            </w:tcBorders>
            <w:vAlign w:val="center"/>
            <w:hideMark/>
          </w:tcPr>
          <w:p w14:paraId="31B084C4"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BE22AA5"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0.43</w:t>
            </w:r>
          </w:p>
        </w:tc>
        <w:tc>
          <w:tcPr>
            <w:tcW w:w="1720" w:type="dxa"/>
            <w:tcBorders>
              <w:top w:val="nil"/>
              <w:left w:val="nil"/>
              <w:bottom w:val="nil"/>
              <w:right w:val="nil"/>
            </w:tcBorders>
            <w:shd w:val="clear" w:color="auto" w:fill="auto"/>
            <w:noWrap/>
            <w:vAlign w:val="center"/>
            <w:hideMark/>
          </w:tcPr>
          <w:p w14:paraId="0E8AD4C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25.30</w:t>
            </w:r>
          </w:p>
        </w:tc>
      </w:tr>
      <w:tr w:rsidR="00BA080E" w:rsidRPr="00BA080E" w14:paraId="15F4668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0F4FAE54"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ANN</w:t>
            </w:r>
          </w:p>
        </w:tc>
        <w:tc>
          <w:tcPr>
            <w:tcW w:w="2240" w:type="dxa"/>
            <w:vMerge/>
            <w:tcBorders>
              <w:top w:val="single" w:sz="4" w:space="0" w:color="auto"/>
              <w:left w:val="nil"/>
              <w:bottom w:val="nil"/>
              <w:right w:val="nil"/>
            </w:tcBorders>
            <w:vAlign w:val="center"/>
            <w:hideMark/>
          </w:tcPr>
          <w:p w14:paraId="7EDF95DE"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62855F2E"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0.35</w:t>
            </w:r>
          </w:p>
        </w:tc>
        <w:tc>
          <w:tcPr>
            <w:tcW w:w="1720" w:type="dxa"/>
            <w:tcBorders>
              <w:top w:val="nil"/>
              <w:left w:val="nil"/>
              <w:bottom w:val="nil"/>
              <w:right w:val="nil"/>
            </w:tcBorders>
            <w:shd w:val="clear" w:color="auto" w:fill="auto"/>
            <w:noWrap/>
            <w:vAlign w:val="center"/>
            <w:hideMark/>
          </w:tcPr>
          <w:p w14:paraId="31A15987"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28.94</w:t>
            </w:r>
          </w:p>
        </w:tc>
      </w:tr>
      <w:tr w:rsidR="00BA080E" w:rsidRPr="00BA080E" w14:paraId="4E063097" w14:textId="77777777" w:rsidTr="00BA080E">
        <w:trPr>
          <w:trHeight w:val="201"/>
          <w:jc w:val="center"/>
        </w:trPr>
        <w:tc>
          <w:tcPr>
            <w:tcW w:w="1380" w:type="dxa"/>
            <w:tcBorders>
              <w:top w:val="nil"/>
              <w:left w:val="nil"/>
              <w:bottom w:val="nil"/>
              <w:right w:val="nil"/>
            </w:tcBorders>
            <w:shd w:val="clear" w:color="auto" w:fill="auto"/>
            <w:noWrap/>
            <w:vAlign w:val="center"/>
            <w:hideMark/>
          </w:tcPr>
          <w:p w14:paraId="5C0D7A97"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p>
        </w:tc>
        <w:tc>
          <w:tcPr>
            <w:tcW w:w="2240" w:type="dxa"/>
            <w:tcBorders>
              <w:top w:val="nil"/>
              <w:left w:val="nil"/>
              <w:bottom w:val="nil"/>
              <w:right w:val="nil"/>
            </w:tcBorders>
            <w:shd w:val="clear" w:color="auto" w:fill="auto"/>
            <w:noWrap/>
            <w:vAlign w:val="center"/>
            <w:hideMark/>
          </w:tcPr>
          <w:p w14:paraId="0C24EC3E"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860" w:type="dxa"/>
            <w:tcBorders>
              <w:top w:val="nil"/>
              <w:left w:val="nil"/>
              <w:bottom w:val="nil"/>
              <w:right w:val="nil"/>
            </w:tcBorders>
            <w:shd w:val="clear" w:color="auto" w:fill="auto"/>
            <w:noWrap/>
            <w:vAlign w:val="center"/>
            <w:hideMark/>
          </w:tcPr>
          <w:p w14:paraId="7F87C3E3"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1720" w:type="dxa"/>
            <w:tcBorders>
              <w:top w:val="nil"/>
              <w:left w:val="nil"/>
              <w:bottom w:val="nil"/>
              <w:right w:val="nil"/>
            </w:tcBorders>
            <w:shd w:val="clear" w:color="auto" w:fill="auto"/>
            <w:noWrap/>
            <w:vAlign w:val="center"/>
            <w:hideMark/>
          </w:tcPr>
          <w:p w14:paraId="1672D29B"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r>
      <w:tr w:rsidR="00BA080E" w:rsidRPr="00BA080E" w14:paraId="775A1F11"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E82F81B"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GLM</w:t>
            </w:r>
          </w:p>
        </w:tc>
        <w:tc>
          <w:tcPr>
            <w:tcW w:w="2240" w:type="dxa"/>
            <w:vMerge w:val="restart"/>
            <w:tcBorders>
              <w:top w:val="nil"/>
              <w:left w:val="nil"/>
              <w:bottom w:val="nil"/>
              <w:right w:val="nil"/>
            </w:tcBorders>
            <w:shd w:val="clear" w:color="auto" w:fill="auto"/>
            <w:noWrap/>
            <w:vAlign w:val="center"/>
            <w:hideMark/>
          </w:tcPr>
          <w:p w14:paraId="55ABBFF0" w14:textId="77777777" w:rsidR="00C25F30" w:rsidRDefault="00C25F30" w:rsidP="00BA080E">
            <w:pPr>
              <w:spacing w:after="0" w:line="240" w:lineRule="auto"/>
              <w:jc w:val="center"/>
              <w:rPr>
                <w:rFonts w:ascii="Calibri" w:eastAsia="Times New Roman" w:hAnsi="Calibri" w:cs="Calibri"/>
                <w:color w:val="000000"/>
                <w:kern w:val="0"/>
                <w:szCs w:val="24"/>
                <w:lang w:eastAsia="fr-FR"/>
                <w14:ligatures w14:val="none"/>
              </w:rPr>
            </w:pPr>
            <w:r>
              <w:rPr>
                <w:rFonts w:ascii="Calibri" w:eastAsia="Times New Roman" w:hAnsi="Calibri" w:cs="Calibri"/>
                <w:color w:val="000000"/>
                <w:kern w:val="0"/>
                <w:szCs w:val="24"/>
                <w:lang w:eastAsia="fr-FR"/>
                <w14:ligatures w14:val="none"/>
              </w:rPr>
              <w:t>Total</w:t>
            </w:r>
          </w:p>
          <w:p w14:paraId="6175092F" w14:textId="4F7196C3" w:rsidR="00BA080E" w:rsidRPr="00BA080E" w:rsidRDefault="00C25F30" w:rsidP="00BA080E">
            <w:pPr>
              <w:spacing w:after="0" w:line="240" w:lineRule="auto"/>
              <w:jc w:val="center"/>
              <w:rPr>
                <w:rFonts w:ascii="Calibri" w:eastAsia="Times New Roman" w:hAnsi="Calibri" w:cs="Calibri"/>
                <w:color w:val="000000"/>
                <w:kern w:val="0"/>
                <w:szCs w:val="24"/>
                <w:lang w:eastAsia="fr-FR"/>
                <w14:ligatures w14:val="none"/>
              </w:rPr>
            </w:pPr>
            <w:proofErr w:type="gramStart"/>
            <w:r>
              <w:rPr>
                <w:rFonts w:ascii="Calibri" w:eastAsia="Times New Roman" w:hAnsi="Calibri" w:cs="Calibri"/>
                <w:color w:val="000000"/>
                <w:kern w:val="0"/>
                <w:szCs w:val="24"/>
                <w:lang w:eastAsia="fr-FR"/>
                <w14:ligatures w14:val="none"/>
              </w:rPr>
              <w:t>b</w:t>
            </w:r>
            <w:r w:rsidR="00BA080E" w:rsidRPr="00BA080E">
              <w:rPr>
                <w:rFonts w:ascii="Calibri" w:eastAsia="Times New Roman" w:hAnsi="Calibri" w:cs="Calibri"/>
                <w:color w:val="000000"/>
                <w:kern w:val="0"/>
                <w:szCs w:val="24"/>
                <w:lang w:eastAsia="fr-FR"/>
                <w14:ligatures w14:val="none"/>
              </w:rPr>
              <w:t>iomass</w:t>
            </w:r>
            <w:proofErr w:type="gramEnd"/>
          </w:p>
        </w:tc>
        <w:tc>
          <w:tcPr>
            <w:tcW w:w="860" w:type="dxa"/>
            <w:tcBorders>
              <w:top w:val="nil"/>
              <w:left w:val="nil"/>
              <w:bottom w:val="nil"/>
              <w:right w:val="nil"/>
            </w:tcBorders>
            <w:shd w:val="clear" w:color="auto" w:fill="auto"/>
            <w:noWrap/>
            <w:vAlign w:val="center"/>
            <w:hideMark/>
          </w:tcPr>
          <w:p w14:paraId="61EE470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0.23</w:t>
            </w:r>
          </w:p>
        </w:tc>
        <w:tc>
          <w:tcPr>
            <w:tcW w:w="1720" w:type="dxa"/>
            <w:tcBorders>
              <w:top w:val="nil"/>
              <w:left w:val="nil"/>
              <w:bottom w:val="nil"/>
              <w:right w:val="nil"/>
            </w:tcBorders>
            <w:shd w:val="clear" w:color="auto" w:fill="auto"/>
            <w:noWrap/>
            <w:vAlign w:val="center"/>
            <w:hideMark/>
          </w:tcPr>
          <w:p w14:paraId="0D28F560"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10.69</w:t>
            </w:r>
          </w:p>
        </w:tc>
      </w:tr>
      <w:tr w:rsidR="00BA080E" w:rsidRPr="00BA080E" w14:paraId="6286E6E4"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766BC0C"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GAM</w:t>
            </w:r>
          </w:p>
        </w:tc>
        <w:tc>
          <w:tcPr>
            <w:tcW w:w="2240" w:type="dxa"/>
            <w:vMerge/>
            <w:tcBorders>
              <w:top w:val="nil"/>
              <w:left w:val="nil"/>
              <w:bottom w:val="nil"/>
              <w:right w:val="nil"/>
            </w:tcBorders>
            <w:vAlign w:val="center"/>
            <w:hideMark/>
          </w:tcPr>
          <w:p w14:paraId="1B48EF5B"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813251D"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0.24</w:t>
            </w:r>
          </w:p>
        </w:tc>
        <w:tc>
          <w:tcPr>
            <w:tcW w:w="1720" w:type="dxa"/>
            <w:tcBorders>
              <w:top w:val="nil"/>
              <w:left w:val="nil"/>
              <w:bottom w:val="nil"/>
              <w:right w:val="nil"/>
            </w:tcBorders>
            <w:shd w:val="clear" w:color="auto" w:fill="auto"/>
            <w:noWrap/>
            <w:vAlign w:val="center"/>
            <w:hideMark/>
          </w:tcPr>
          <w:p w14:paraId="7183A612"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10.50</w:t>
            </w:r>
          </w:p>
        </w:tc>
      </w:tr>
      <w:tr w:rsidR="00BA080E" w:rsidRPr="00BA080E" w14:paraId="500584B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6C549776"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RF</w:t>
            </w:r>
          </w:p>
        </w:tc>
        <w:tc>
          <w:tcPr>
            <w:tcW w:w="2240" w:type="dxa"/>
            <w:vMerge/>
            <w:tcBorders>
              <w:top w:val="nil"/>
              <w:left w:val="nil"/>
              <w:bottom w:val="nil"/>
              <w:right w:val="nil"/>
            </w:tcBorders>
            <w:vAlign w:val="center"/>
            <w:hideMark/>
          </w:tcPr>
          <w:p w14:paraId="04437385"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2AB36D4A"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0.35</w:t>
            </w:r>
          </w:p>
        </w:tc>
        <w:tc>
          <w:tcPr>
            <w:tcW w:w="1720" w:type="dxa"/>
            <w:tcBorders>
              <w:top w:val="nil"/>
              <w:left w:val="nil"/>
              <w:bottom w:val="nil"/>
              <w:right w:val="nil"/>
            </w:tcBorders>
            <w:shd w:val="clear" w:color="auto" w:fill="auto"/>
            <w:noWrap/>
            <w:vAlign w:val="center"/>
            <w:hideMark/>
          </w:tcPr>
          <w:p w14:paraId="40747DA9"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8.76</w:t>
            </w:r>
          </w:p>
        </w:tc>
      </w:tr>
      <w:tr w:rsidR="00BA080E" w:rsidRPr="00BA080E" w14:paraId="26715C56"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7EC0ABBA"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GBM</w:t>
            </w:r>
          </w:p>
        </w:tc>
        <w:tc>
          <w:tcPr>
            <w:tcW w:w="2240" w:type="dxa"/>
            <w:vMerge/>
            <w:tcBorders>
              <w:top w:val="nil"/>
              <w:left w:val="nil"/>
              <w:bottom w:val="nil"/>
              <w:right w:val="nil"/>
            </w:tcBorders>
            <w:vAlign w:val="center"/>
            <w:hideMark/>
          </w:tcPr>
          <w:p w14:paraId="40890391"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635ABB66"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0.32</w:t>
            </w:r>
          </w:p>
        </w:tc>
        <w:tc>
          <w:tcPr>
            <w:tcW w:w="1720" w:type="dxa"/>
            <w:tcBorders>
              <w:top w:val="nil"/>
              <w:left w:val="nil"/>
              <w:bottom w:val="nil"/>
              <w:right w:val="nil"/>
            </w:tcBorders>
            <w:shd w:val="clear" w:color="auto" w:fill="auto"/>
            <w:noWrap/>
            <w:vAlign w:val="center"/>
            <w:hideMark/>
          </w:tcPr>
          <w:p w14:paraId="2AD41D36"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9.30</w:t>
            </w:r>
          </w:p>
        </w:tc>
      </w:tr>
      <w:tr w:rsidR="00BA080E" w:rsidRPr="00BA080E" w14:paraId="0A492F03"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65F0202A"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ANN</w:t>
            </w:r>
          </w:p>
        </w:tc>
        <w:tc>
          <w:tcPr>
            <w:tcW w:w="2240" w:type="dxa"/>
            <w:vMerge/>
            <w:tcBorders>
              <w:top w:val="nil"/>
              <w:left w:val="nil"/>
              <w:bottom w:val="nil"/>
              <w:right w:val="nil"/>
            </w:tcBorders>
            <w:vAlign w:val="center"/>
            <w:hideMark/>
          </w:tcPr>
          <w:p w14:paraId="480ECBB1"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7AA9165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0.27</w:t>
            </w:r>
          </w:p>
        </w:tc>
        <w:tc>
          <w:tcPr>
            <w:tcW w:w="1720" w:type="dxa"/>
            <w:tcBorders>
              <w:top w:val="nil"/>
              <w:left w:val="nil"/>
              <w:bottom w:val="nil"/>
              <w:right w:val="nil"/>
            </w:tcBorders>
            <w:shd w:val="clear" w:color="auto" w:fill="auto"/>
            <w:noWrap/>
            <w:vAlign w:val="center"/>
            <w:hideMark/>
          </w:tcPr>
          <w:p w14:paraId="43CC28E2"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10.50</w:t>
            </w:r>
          </w:p>
        </w:tc>
      </w:tr>
      <w:tr w:rsidR="00BA080E" w:rsidRPr="00BA080E" w14:paraId="6AA81243" w14:textId="77777777" w:rsidTr="00BA080E">
        <w:trPr>
          <w:trHeight w:val="201"/>
          <w:jc w:val="center"/>
        </w:trPr>
        <w:tc>
          <w:tcPr>
            <w:tcW w:w="1380" w:type="dxa"/>
            <w:tcBorders>
              <w:top w:val="nil"/>
              <w:left w:val="nil"/>
              <w:bottom w:val="nil"/>
              <w:right w:val="nil"/>
            </w:tcBorders>
            <w:shd w:val="clear" w:color="auto" w:fill="auto"/>
            <w:noWrap/>
            <w:vAlign w:val="center"/>
            <w:hideMark/>
          </w:tcPr>
          <w:p w14:paraId="349D2F74"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p>
        </w:tc>
        <w:tc>
          <w:tcPr>
            <w:tcW w:w="2240" w:type="dxa"/>
            <w:tcBorders>
              <w:top w:val="nil"/>
              <w:left w:val="nil"/>
              <w:bottom w:val="nil"/>
              <w:right w:val="nil"/>
            </w:tcBorders>
            <w:shd w:val="clear" w:color="auto" w:fill="auto"/>
            <w:noWrap/>
            <w:vAlign w:val="center"/>
            <w:hideMark/>
          </w:tcPr>
          <w:p w14:paraId="0D3232CF"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860" w:type="dxa"/>
            <w:tcBorders>
              <w:top w:val="nil"/>
              <w:left w:val="nil"/>
              <w:bottom w:val="nil"/>
              <w:right w:val="nil"/>
            </w:tcBorders>
            <w:shd w:val="clear" w:color="auto" w:fill="auto"/>
            <w:noWrap/>
            <w:vAlign w:val="center"/>
            <w:hideMark/>
          </w:tcPr>
          <w:p w14:paraId="59D3F57B"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c>
          <w:tcPr>
            <w:tcW w:w="1720" w:type="dxa"/>
            <w:tcBorders>
              <w:top w:val="nil"/>
              <w:left w:val="nil"/>
              <w:bottom w:val="nil"/>
              <w:right w:val="nil"/>
            </w:tcBorders>
            <w:shd w:val="clear" w:color="auto" w:fill="auto"/>
            <w:noWrap/>
            <w:vAlign w:val="center"/>
            <w:hideMark/>
          </w:tcPr>
          <w:p w14:paraId="337D580F" w14:textId="77777777" w:rsidR="00BA080E" w:rsidRPr="00BA080E" w:rsidRDefault="00BA080E" w:rsidP="00BA080E">
            <w:pPr>
              <w:spacing w:after="0" w:line="240" w:lineRule="auto"/>
              <w:jc w:val="center"/>
              <w:rPr>
                <w:rFonts w:eastAsia="Times New Roman" w:cs="Times New Roman"/>
                <w:kern w:val="0"/>
                <w:sz w:val="20"/>
                <w:szCs w:val="20"/>
                <w:lang w:eastAsia="fr-FR"/>
                <w14:ligatures w14:val="none"/>
              </w:rPr>
            </w:pPr>
          </w:p>
        </w:tc>
      </w:tr>
      <w:tr w:rsidR="00BA080E" w:rsidRPr="00BA080E" w14:paraId="3F23B44C"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4CD173D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GLM</w:t>
            </w:r>
          </w:p>
        </w:tc>
        <w:tc>
          <w:tcPr>
            <w:tcW w:w="2240" w:type="dxa"/>
            <w:vMerge w:val="restart"/>
            <w:tcBorders>
              <w:top w:val="nil"/>
              <w:left w:val="nil"/>
              <w:bottom w:val="single" w:sz="4" w:space="0" w:color="000000"/>
              <w:right w:val="nil"/>
            </w:tcBorders>
            <w:shd w:val="clear" w:color="auto" w:fill="auto"/>
            <w:noWrap/>
            <w:vAlign w:val="center"/>
            <w:hideMark/>
          </w:tcPr>
          <w:p w14:paraId="1DB1F8B8" w14:textId="77777777" w:rsidR="00C25F30" w:rsidRDefault="00C25F30" w:rsidP="00BA080E">
            <w:pPr>
              <w:spacing w:after="0" w:line="240" w:lineRule="auto"/>
              <w:jc w:val="center"/>
              <w:rPr>
                <w:rFonts w:ascii="Calibri" w:eastAsia="Times New Roman" w:hAnsi="Calibri" w:cs="Calibri"/>
                <w:color w:val="000000"/>
                <w:kern w:val="0"/>
                <w:szCs w:val="24"/>
                <w:lang w:eastAsia="fr-FR"/>
                <w14:ligatures w14:val="none"/>
              </w:rPr>
            </w:pPr>
            <w:r>
              <w:rPr>
                <w:rFonts w:ascii="Calibri" w:eastAsia="Times New Roman" w:hAnsi="Calibri" w:cs="Calibri"/>
                <w:color w:val="000000"/>
                <w:kern w:val="0"/>
                <w:szCs w:val="24"/>
                <w:lang w:eastAsia="fr-FR"/>
                <w14:ligatures w14:val="none"/>
              </w:rPr>
              <w:t>Total</w:t>
            </w:r>
          </w:p>
          <w:p w14:paraId="1D80DDE0" w14:textId="6EB2EE17" w:rsidR="00E50FEF" w:rsidRDefault="00E50FEF" w:rsidP="00BA080E">
            <w:pPr>
              <w:spacing w:after="0" w:line="240" w:lineRule="auto"/>
              <w:jc w:val="center"/>
              <w:rPr>
                <w:rFonts w:ascii="Calibri" w:eastAsia="Times New Roman" w:hAnsi="Calibri" w:cs="Calibri"/>
                <w:color w:val="000000"/>
                <w:kern w:val="0"/>
                <w:szCs w:val="24"/>
                <w:lang w:eastAsia="fr-FR"/>
                <w14:ligatures w14:val="none"/>
              </w:rPr>
            </w:pPr>
            <w:proofErr w:type="gramStart"/>
            <w:r>
              <w:rPr>
                <w:rFonts w:ascii="Calibri" w:eastAsia="Times New Roman" w:hAnsi="Calibri" w:cs="Calibri"/>
                <w:color w:val="000000"/>
                <w:kern w:val="0"/>
                <w:szCs w:val="24"/>
                <w:lang w:eastAsia="fr-FR"/>
                <w14:ligatures w14:val="none"/>
              </w:rPr>
              <w:t>t</w:t>
            </w:r>
            <w:r w:rsidRPr="00E50FEF">
              <w:rPr>
                <w:rFonts w:ascii="Calibri" w:eastAsia="Times New Roman" w:hAnsi="Calibri" w:cs="Calibri"/>
                <w:color w:val="000000"/>
                <w:kern w:val="0"/>
                <w:szCs w:val="24"/>
                <w:lang w:eastAsia="fr-FR"/>
                <w14:ligatures w14:val="none"/>
              </w:rPr>
              <w:t>axonomic</w:t>
            </w:r>
            <w:proofErr w:type="gramEnd"/>
            <w:r>
              <w:rPr>
                <w:rFonts w:ascii="Calibri" w:eastAsia="Times New Roman" w:hAnsi="Calibri" w:cs="Calibri"/>
                <w:color w:val="000000"/>
                <w:kern w:val="0"/>
                <w:szCs w:val="24"/>
                <w:lang w:eastAsia="fr-FR"/>
                <w14:ligatures w14:val="none"/>
              </w:rPr>
              <w:t xml:space="preserve"> </w:t>
            </w:r>
          </w:p>
          <w:p w14:paraId="1A57228E" w14:textId="0CCECED0" w:rsidR="00BA080E" w:rsidRPr="00BA080E" w:rsidRDefault="00E50FEF" w:rsidP="00BA080E">
            <w:pPr>
              <w:spacing w:after="0" w:line="240" w:lineRule="auto"/>
              <w:jc w:val="center"/>
              <w:rPr>
                <w:rFonts w:ascii="Calibri" w:eastAsia="Times New Roman" w:hAnsi="Calibri" w:cs="Calibri"/>
                <w:color w:val="000000"/>
                <w:kern w:val="0"/>
                <w:szCs w:val="24"/>
                <w:lang w:eastAsia="fr-FR"/>
                <w14:ligatures w14:val="none"/>
              </w:rPr>
            </w:pPr>
            <w:proofErr w:type="gramStart"/>
            <w:r>
              <w:rPr>
                <w:rFonts w:ascii="Calibri" w:eastAsia="Times New Roman" w:hAnsi="Calibri" w:cs="Calibri"/>
                <w:color w:val="000000"/>
                <w:kern w:val="0"/>
                <w:szCs w:val="24"/>
                <w:lang w:eastAsia="fr-FR"/>
                <w14:ligatures w14:val="none"/>
              </w:rPr>
              <w:t>r</w:t>
            </w:r>
            <w:r w:rsidR="00BA080E" w:rsidRPr="00BA080E">
              <w:rPr>
                <w:rFonts w:ascii="Calibri" w:eastAsia="Times New Roman" w:hAnsi="Calibri" w:cs="Calibri"/>
                <w:color w:val="000000"/>
                <w:kern w:val="0"/>
                <w:szCs w:val="24"/>
                <w:lang w:eastAsia="fr-FR"/>
                <w14:ligatures w14:val="none"/>
              </w:rPr>
              <w:t>ichness</w:t>
            </w:r>
            <w:proofErr w:type="gramEnd"/>
          </w:p>
        </w:tc>
        <w:tc>
          <w:tcPr>
            <w:tcW w:w="860" w:type="dxa"/>
            <w:tcBorders>
              <w:top w:val="nil"/>
              <w:left w:val="nil"/>
              <w:bottom w:val="nil"/>
              <w:right w:val="nil"/>
            </w:tcBorders>
            <w:shd w:val="clear" w:color="auto" w:fill="auto"/>
            <w:noWrap/>
            <w:vAlign w:val="center"/>
            <w:hideMark/>
          </w:tcPr>
          <w:p w14:paraId="1BD574A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0.36</w:t>
            </w:r>
          </w:p>
        </w:tc>
        <w:tc>
          <w:tcPr>
            <w:tcW w:w="1720" w:type="dxa"/>
            <w:tcBorders>
              <w:top w:val="nil"/>
              <w:left w:val="nil"/>
              <w:bottom w:val="nil"/>
              <w:right w:val="nil"/>
            </w:tcBorders>
            <w:shd w:val="clear" w:color="auto" w:fill="auto"/>
            <w:noWrap/>
            <w:vAlign w:val="center"/>
            <w:hideMark/>
          </w:tcPr>
          <w:p w14:paraId="66EA21E8"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2.18</w:t>
            </w:r>
          </w:p>
        </w:tc>
      </w:tr>
      <w:tr w:rsidR="00BA080E" w:rsidRPr="00BA080E" w14:paraId="4B872544"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57C89A7B"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GAM</w:t>
            </w:r>
          </w:p>
        </w:tc>
        <w:tc>
          <w:tcPr>
            <w:tcW w:w="2240" w:type="dxa"/>
            <w:vMerge/>
            <w:tcBorders>
              <w:top w:val="nil"/>
              <w:left w:val="nil"/>
              <w:bottom w:val="single" w:sz="4" w:space="0" w:color="000000"/>
              <w:right w:val="nil"/>
            </w:tcBorders>
            <w:vAlign w:val="center"/>
            <w:hideMark/>
          </w:tcPr>
          <w:p w14:paraId="45DB367A"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05C5BF57"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0.44</w:t>
            </w:r>
          </w:p>
        </w:tc>
        <w:tc>
          <w:tcPr>
            <w:tcW w:w="1720" w:type="dxa"/>
            <w:tcBorders>
              <w:top w:val="nil"/>
              <w:left w:val="nil"/>
              <w:bottom w:val="nil"/>
              <w:right w:val="nil"/>
            </w:tcBorders>
            <w:shd w:val="clear" w:color="auto" w:fill="auto"/>
            <w:noWrap/>
            <w:vAlign w:val="center"/>
            <w:hideMark/>
          </w:tcPr>
          <w:p w14:paraId="0E4A17FE"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2.04</w:t>
            </w:r>
          </w:p>
        </w:tc>
      </w:tr>
      <w:tr w:rsidR="00BA080E" w:rsidRPr="00BA080E" w14:paraId="4549299D"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1AAD922C"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RF</w:t>
            </w:r>
          </w:p>
        </w:tc>
        <w:tc>
          <w:tcPr>
            <w:tcW w:w="2240" w:type="dxa"/>
            <w:vMerge/>
            <w:tcBorders>
              <w:top w:val="nil"/>
              <w:left w:val="nil"/>
              <w:bottom w:val="single" w:sz="4" w:space="0" w:color="000000"/>
              <w:right w:val="nil"/>
            </w:tcBorders>
            <w:vAlign w:val="center"/>
            <w:hideMark/>
          </w:tcPr>
          <w:p w14:paraId="0FCD6E1D"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570616FD"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0.59</w:t>
            </w:r>
          </w:p>
        </w:tc>
        <w:tc>
          <w:tcPr>
            <w:tcW w:w="1720" w:type="dxa"/>
            <w:tcBorders>
              <w:top w:val="nil"/>
              <w:left w:val="nil"/>
              <w:bottom w:val="nil"/>
              <w:right w:val="nil"/>
            </w:tcBorders>
            <w:shd w:val="clear" w:color="auto" w:fill="auto"/>
            <w:noWrap/>
            <w:vAlign w:val="center"/>
            <w:hideMark/>
          </w:tcPr>
          <w:p w14:paraId="1FACDA8E"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1.75</w:t>
            </w:r>
          </w:p>
        </w:tc>
      </w:tr>
      <w:tr w:rsidR="00BA080E" w:rsidRPr="00BA080E" w14:paraId="6DB2671E" w14:textId="77777777" w:rsidTr="00BA080E">
        <w:trPr>
          <w:trHeight w:val="312"/>
          <w:jc w:val="center"/>
        </w:trPr>
        <w:tc>
          <w:tcPr>
            <w:tcW w:w="1380" w:type="dxa"/>
            <w:tcBorders>
              <w:top w:val="nil"/>
              <w:left w:val="nil"/>
              <w:bottom w:val="nil"/>
              <w:right w:val="nil"/>
            </w:tcBorders>
            <w:shd w:val="clear" w:color="auto" w:fill="auto"/>
            <w:noWrap/>
            <w:vAlign w:val="center"/>
            <w:hideMark/>
          </w:tcPr>
          <w:p w14:paraId="22CE566F"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GBM</w:t>
            </w:r>
          </w:p>
        </w:tc>
        <w:tc>
          <w:tcPr>
            <w:tcW w:w="2240" w:type="dxa"/>
            <w:vMerge/>
            <w:tcBorders>
              <w:top w:val="nil"/>
              <w:left w:val="nil"/>
              <w:bottom w:val="single" w:sz="4" w:space="0" w:color="000000"/>
              <w:right w:val="nil"/>
            </w:tcBorders>
            <w:vAlign w:val="center"/>
            <w:hideMark/>
          </w:tcPr>
          <w:p w14:paraId="60D6B777"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nil"/>
              <w:right w:val="nil"/>
            </w:tcBorders>
            <w:shd w:val="clear" w:color="auto" w:fill="auto"/>
            <w:noWrap/>
            <w:vAlign w:val="center"/>
            <w:hideMark/>
          </w:tcPr>
          <w:p w14:paraId="28493396"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0.59</w:t>
            </w:r>
          </w:p>
        </w:tc>
        <w:tc>
          <w:tcPr>
            <w:tcW w:w="1720" w:type="dxa"/>
            <w:tcBorders>
              <w:top w:val="nil"/>
              <w:left w:val="nil"/>
              <w:bottom w:val="nil"/>
              <w:right w:val="nil"/>
            </w:tcBorders>
            <w:shd w:val="clear" w:color="auto" w:fill="auto"/>
            <w:noWrap/>
            <w:vAlign w:val="center"/>
            <w:hideMark/>
          </w:tcPr>
          <w:p w14:paraId="1B4CD5CA" w14:textId="77777777" w:rsidR="00BA080E" w:rsidRPr="00BA080E" w:rsidRDefault="00BA080E" w:rsidP="00BA080E">
            <w:pPr>
              <w:spacing w:after="0" w:line="240" w:lineRule="auto"/>
              <w:jc w:val="center"/>
              <w:rPr>
                <w:rFonts w:ascii="Calibri" w:eastAsia="Times New Roman" w:hAnsi="Calibri" w:cs="Calibri"/>
                <w:b/>
                <w:bCs/>
                <w:color w:val="000000"/>
                <w:kern w:val="0"/>
                <w:szCs w:val="24"/>
                <w:lang w:eastAsia="fr-FR"/>
                <w14:ligatures w14:val="none"/>
              </w:rPr>
            </w:pPr>
            <w:r w:rsidRPr="00BA080E">
              <w:rPr>
                <w:rFonts w:ascii="Calibri" w:eastAsia="Times New Roman" w:hAnsi="Calibri" w:cs="Calibri"/>
                <w:b/>
                <w:bCs/>
                <w:color w:val="000000"/>
                <w:kern w:val="0"/>
                <w:szCs w:val="24"/>
                <w:lang w:eastAsia="fr-FR"/>
                <w14:ligatures w14:val="none"/>
              </w:rPr>
              <w:t>1.75</w:t>
            </w:r>
          </w:p>
        </w:tc>
      </w:tr>
      <w:tr w:rsidR="00BA080E" w:rsidRPr="00BA080E" w14:paraId="5545B25C" w14:textId="77777777" w:rsidTr="00BA080E">
        <w:trPr>
          <w:trHeight w:val="312"/>
          <w:jc w:val="center"/>
        </w:trPr>
        <w:tc>
          <w:tcPr>
            <w:tcW w:w="1380" w:type="dxa"/>
            <w:tcBorders>
              <w:top w:val="nil"/>
              <w:left w:val="nil"/>
              <w:bottom w:val="single" w:sz="4" w:space="0" w:color="auto"/>
              <w:right w:val="nil"/>
            </w:tcBorders>
            <w:shd w:val="clear" w:color="auto" w:fill="auto"/>
            <w:noWrap/>
            <w:vAlign w:val="center"/>
            <w:hideMark/>
          </w:tcPr>
          <w:p w14:paraId="702AE7B3"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ANN</w:t>
            </w:r>
          </w:p>
        </w:tc>
        <w:tc>
          <w:tcPr>
            <w:tcW w:w="2240" w:type="dxa"/>
            <w:vMerge/>
            <w:tcBorders>
              <w:top w:val="nil"/>
              <w:left w:val="nil"/>
              <w:bottom w:val="single" w:sz="4" w:space="0" w:color="000000"/>
              <w:right w:val="nil"/>
            </w:tcBorders>
            <w:vAlign w:val="center"/>
            <w:hideMark/>
          </w:tcPr>
          <w:p w14:paraId="3907BD55" w14:textId="77777777" w:rsidR="00BA080E" w:rsidRPr="00BA080E" w:rsidRDefault="00BA080E" w:rsidP="00BA080E">
            <w:pPr>
              <w:spacing w:after="0" w:line="240" w:lineRule="auto"/>
              <w:jc w:val="left"/>
              <w:rPr>
                <w:rFonts w:ascii="Calibri" w:eastAsia="Times New Roman" w:hAnsi="Calibri" w:cs="Calibri"/>
                <w:color w:val="000000"/>
                <w:kern w:val="0"/>
                <w:szCs w:val="24"/>
                <w:lang w:eastAsia="fr-FR"/>
                <w14:ligatures w14:val="none"/>
              </w:rPr>
            </w:pPr>
          </w:p>
        </w:tc>
        <w:tc>
          <w:tcPr>
            <w:tcW w:w="860" w:type="dxa"/>
            <w:tcBorders>
              <w:top w:val="nil"/>
              <w:left w:val="nil"/>
              <w:bottom w:val="single" w:sz="4" w:space="0" w:color="auto"/>
              <w:right w:val="nil"/>
            </w:tcBorders>
            <w:shd w:val="clear" w:color="auto" w:fill="auto"/>
            <w:noWrap/>
            <w:vAlign w:val="center"/>
            <w:hideMark/>
          </w:tcPr>
          <w:p w14:paraId="78F730BB"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0.40</w:t>
            </w:r>
          </w:p>
        </w:tc>
        <w:tc>
          <w:tcPr>
            <w:tcW w:w="1720" w:type="dxa"/>
            <w:tcBorders>
              <w:top w:val="nil"/>
              <w:left w:val="nil"/>
              <w:bottom w:val="single" w:sz="4" w:space="0" w:color="auto"/>
              <w:right w:val="nil"/>
            </w:tcBorders>
            <w:shd w:val="clear" w:color="auto" w:fill="auto"/>
            <w:noWrap/>
            <w:vAlign w:val="center"/>
            <w:hideMark/>
          </w:tcPr>
          <w:p w14:paraId="3E156162" w14:textId="77777777" w:rsidR="00BA080E" w:rsidRPr="00BA080E" w:rsidRDefault="00BA080E" w:rsidP="00BA080E">
            <w:pPr>
              <w:spacing w:after="0" w:line="240" w:lineRule="auto"/>
              <w:jc w:val="center"/>
              <w:rPr>
                <w:rFonts w:ascii="Calibri" w:eastAsia="Times New Roman" w:hAnsi="Calibri" w:cs="Calibri"/>
                <w:color w:val="000000"/>
                <w:kern w:val="0"/>
                <w:szCs w:val="24"/>
                <w:lang w:eastAsia="fr-FR"/>
                <w14:ligatures w14:val="none"/>
              </w:rPr>
            </w:pPr>
            <w:r w:rsidRPr="00BA080E">
              <w:rPr>
                <w:rFonts w:ascii="Calibri" w:eastAsia="Times New Roman" w:hAnsi="Calibri" w:cs="Calibri"/>
                <w:color w:val="000000"/>
                <w:kern w:val="0"/>
                <w:szCs w:val="24"/>
                <w:lang w:eastAsia="fr-FR"/>
                <w14:ligatures w14:val="none"/>
              </w:rPr>
              <w:t>2.16</w:t>
            </w:r>
          </w:p>
        </w:tc>
      </w:tr>
    </w:tbl>
    <w:p w14:paraId="3CA8DFBB" w14:textId="77777777" w:rsidR="00D67A41" w:rsidRDefault="00D67A41" w:rsidP="00D67A41">
      <w:pPr>
        <w:jc w:val="left"/>
      </w:pPr>
    </w:p>
    <w:p w14:paraId="4154F395" w14:textId="52AB0E29" w:rsidR="007517F0" w:rsidRDefault="008D49F4" w:rsidP="00F31F7F">
      <w:pPr>
        <w:jc w:val="center"/>
      </w:pPr>
      <w:r>
        <w:rPr>
          <w:noProof/>
        </w:rPr>
        <w:drawing>
          <wp:inline distT="0" distB="0" distL="0" distR="0" wp14:anchorId="2E8CF7E2" wp14:editId="45C682D1">
            <wp:extent cx="5972810" cy="2559685"/>
            <wp:effectExtent l="0" t="0" r="8890" b="0"/>
            <wp:docPr id="110761361" name="Image 33"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1361" name="Image 33" descr="Une image contenant texte, capture d’écran, ligne, diagramm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559685"/>
                    </a:xfrm>
                    <a:prstGeom prst="rect">
                      <a:avLst/>
                    </a:prstGeom>
                    <a:noFill/>
                    <a:ln>
                      <a:noFill/>
                    </a:ln>
                  </pic:spPr>
                </pic:pic>
              </a:graphicData>
            </a:graphic>
          </wp:inline>
        </w:drawing>
      </w:r>
    </w:p>
    <w:p w14:paraId="0954B203" w14:textId="2191E931" w:rsidR="00CF4B19" w:rsidRPr="00A82E16" w:rsidRDefault="00CF4B19" w:rsidP="00FF6E47">
      <w:pPr>
        <w:pStyle w:val="Heading4"/>
      </w:pPr>
      <w:bookmarkStart w:id="3" w:name="_Hlk166664690"/>
      <w:r w:rsidRPr="00FF6E47">
        <w:lastRenderedPageBreak/>
        <w:t>Fig</w:t>
      </w:r>
      <w:r>
        <w:rPr>
          <w:b/>
          <w:bCs/>
        </w:rPr>
        <w:t xml:space="preserve">. </w:t>
      </w:r>
      <w:r w:rsidR="008C3C13">
        <w:rPr>
          <w:b/>
          <w:bCs/>
        </w:rPr>
        <w:t>3</w:t>
      </w:r>
      <w:r w:rsidRPr="00C52A2D">
        <w:rPr>
          <w:b/>
          <w:bCs/>
        </w:rPr>
        <w:t> :</w:t>
      </w:r>
      <w:r w:rsidRPr="00C52A2D">
        <w:t xml:space="preserve"> </w:t>
      </w:r>
      <w:r w:rsidRPr="001457A4">
        <w:t>Prédiction sur le jeu de donnée validation avec le</w:t>
      </w:r>
      <w:r w:rsidR="00D174EE">
        <w:t>s</w:t>
      </w:r>
      <w:r w:rsidRPr="001457A4">
        <w:t xml:space="preserve"> meilleur</w:t>
      </w:r>
      <w:r w:rsidR="00D174EE">
        <w:t>s</w:t>
      </w:r>
      <w:r w:rsidRPr="001457A4">
        <w:t xml:space="preserve"> algorithme</w:t>
      </w:r>
      <w:r w:rsidR="00D174EE">
        <w:t>s</w:t>
      </w:r>
      <w:r w:rsidRPr="001457A4">
        <w:t xml:space="preserve"> pour, (</w:t>
      </w:r>
      <w:r w:rsidR="00892FE4">
        <w:t>a</w:t>
      </w:r>
      <w:r w:rsidRPr="001457A4">
        <w:t>) abondance totale (</w:t>
      </w:r>
      <w:r w:rsidR="00353B99">
        <w:t xml:space="preserve">RF ; </w:t>
      </w:r>
      <w:r w:rsidRPr="001457A4">
        <w:t>ind/m²), (</w:t>
      </w:r>
      <w:r w:rsidR="00892FE4">
        <w:t>b</w:t>
      </w:r>
      <w:r w:rsidRPr="001457A4">
        <w:t>) biomasse totale (</w:t>
      </w:r>
      <w:r w:rsidR="00353B99">
        <w:t xml:space="preserve">RF ; </w:t>
      </w:r>
      <w:r w:rsidRPr="001457A4">
        <w:t>g/m²), et (</w:t>
      </w:r>
      <w:r w:rsidR="00892FE4">
        <w:t>c</w:t>
      </w:r>
      <w:r w:rsidRPr="001457A4">
        <w:t>) richesse taxonomique totale (</w:t>
      </w:r>
      <w:r w:rsidR="00353B99">
        <w:t xml:space="preserve">GBM ; </w:t>
      </w:r>
      <w:r w:rsidR="00FE6267">
        <w:t>nombre de taxons dans la parcelle</w:t>
      </w:r>
      <w:r w:rsidRPr="001457A4">
        <w:t>). L'axe X indique l</w:t>
      </w:r>
      <w:r w:rsidR="009353F3">
        <w:t>es</w:t>
      </w:r>
      <w:r w:rsidRPr="001457A4">
        <w:t xml:space="preserve"> valeur</w:t>
      </w:r>
      <w:r w:rsidR="009353F3">
        <w:t>s</w:t>
      </w:r>
      <w:r w:rsidRPr="001457A4">
        <w:t xml:space="preserve"> observée</w:t>
      </w:r>
      <w:r w:rsidR="009353F3">
        <w:t>s</w:t>
      </w:r>
      <w:r w:rsidRPr="001457A4">
        <w:t xml:space="preserve"> et l'axe Y l</w:t>
      </w:r>
      <w:r w:rsidR="009353F3">
        <w:t>es</w:t>
      </w:r>
      <w:r w:rsidRPr="001457A4">
        <w:t xml:space="preserve"> valeu</w:t>
      </w:r>
      <w:r w:rsidR="009353F3">
        <w:t>rs</w:t>
      </w:r>
      <w:r w:rsidRPr="001457A4">
        <w:t xml:space="preserve"> prédite</w:t>
      </w:r>
      <w:r w:rsidR="009353F3">
        <w:t>s</w:t>
      </w:r>
      <w:r w:rsidRPr="001457A4">
        <w:t>. La ligne rouge représente la régression linéaire (tendance) entre les valeurs observées et prédites et la bande</w:t>
      </w:r>
      <w:r w:rsidR="00CF7ED7">
        <w:t xml:space="preserve"> grise</w:t>
      </w:r>
      <w:r w:rsidRPr="001457A4">
        <w:t xml:space="preserve"> indique l’intervalle de confiance autour de la ligne de régression</w:t>
      </w:r>
      <w:bookmarkEnd w:id="3"/>
      <w:r w:rsidRPr="001457A4">
        <w:t>.</w:t>
      </w:r>
    </w:p>
    <w:p w14:paraId="6FB4E226" w14:textId="77777777" w:rsidR="00CF4B19" w:rsidRPr="00553F94" w:rsidRDefault="00CF4B19" w:rsidP="00CF4B19">
      <w:pPr>
        <w:jc w:val="left"/>
      </w:pPr>
    </w:p>
    <w:p w14:paraId="6734E69D" w14:textId="273FB88F" w:rsidR="00A532D6" w:rsidRPr="00F81BC6" w:rsidRDefault="00146223" w:rsidP="0037320E">
      <w:pPr>
        <w:pStyle w:val="Heading2"/>
        <w:rPr>
          <w:rFonts w:cs="Times New Roman"/>
        </w:rPr>
      </w:pPr>
      <w:commentRangeStart w:id="4"/>
      <w:r w:rsidRPr="00F81BC6">
        <w:rPr>
          <w:rFonts w:cs="Times New Roman"/>
        </w:rPr>
        <w:t xml:space="preserve">Contribution </w:t>
      </w:r>
      <w:r w:rsidR="00A532D6" w:rsidRPr="00F81BC6">
        <w:rPr>
          <w:rFonts w:cs="Times New Roman"/>
        </w:rPr>
        <w:t>des variables</w:t>
      </w:r>
      <w:r w:rsidR="00C747D2" w:rsidRPr="00F81BC6">
        <w:rPr>
          <w:rFonts w:cs="Times New Roman"/>
        </w:rPr>
        <w:t xml:space="preserve"> aux </w:t>
      </w:r>
      <w:r w:rsidR="007A04D9" w:rsidRPr="00F81BC6">
        <w:rPr>
          <w:rFonts w:cs="Times New Roman"/>
        </w:rPr>
        <w:t>modèles</w:t>
      </w:r>
      <w:r w:rsidR="00C747D2" w:rsidRPr="00F81BC6">
        <w:rPr>
          <w:rFonts w:cs="Times New Roman"/>
        </w:rPr>
        <w:t xml:space="preserve"> de </w:t>
      </w:r>
      <w:r w:rsidR="0060172A" w:rsidRPr="00F81BC6">
        <w:rPr>
          <w:rFonts w:cs="Times New Roman"/>
        </w:rPr>
        <w:t>prédictions</w:t>
      </w:r>
      <w:commentRangeEnd w:id="4"/>
      <w:r w:rsidR="00D04FD4">
        <w:rPr>
          <w:rStyle w:val="CommentReference"/>
          <w:rFonts w:eastAsiaTheme="minorHAnsi" w:cstheme="minorBidi"/>
          <w:b w:val="0"/>
          <w:color w:val="auto"/>
        </w:rPr>
        <w:commentReference w:id="4"/>
      </w:r>
    </w:p>
    <w:p w14:paraId="302D5E8D" w14:textId="26BDDAE6" w:rsidR="00737311" w:rsidRDefault="00FF7768" w:rsidP="00B815B4">
      <w:r>
        <w:t xml:space="preserve">La </w:t>
      </w:r>
      <w:r w:rsidR="00150BBB">
        <w:t xml:space="preserve">variable </w:t>
      </w:r>
      <w:r w:rsidR="00412803">
        <w:t xml:space="preserve">la plus importante </w:t>
      </w:r>
      <w:r w:rsidR="00150BBB">
        <w:t>lors de l’ajustement des modèles de prédiction était l’occupation du sol (CLC</w:t>
      </w:r>
      <w:r w:rsidR="00521B7D">
        <w:t xml:space="preserve"> ; </w:t>
      </w:r>
      <w:r w:rsidR="00D0725A">
        <w:t xml:space="preserve">Fig. </w:t>
      </w:r>
      <w:r w:rsidR="001835D2">
        <w:t>4</w:t>
      </w:r>
      <w:r w:rsidR="00D0725A">
        <w:t xml:space="preserve">). </w:t>
      </w:r>
      <w:r w:rsidR="00E92180">
        <w:t xml:space="preserve">Lorsque </w:t>
      </w:r>
      <w:r w:rsidR="007862DA">
        <w:t xml:space="preserve">l’occupation du sol était </w:t>
      </w:r>
      <w:r w:rsidR="00EC732B">
        <w:t>permutée</w:t>
      </w:r>
      <w:r w:rsidR="00FF3AFC">
        <w:t>, la RMSE d</w:t>
      </w:r>
      <w:r w:rsidR="00963440">
        <w:t>u modèle de l’abondance aug</w:t>
      </w:r>
      <w:r w:rsidR="00E154CD">
        <w:t>mentait</w:t>
      </w:r>
      <w:r w:rsidR="0068093E">
        <w:t xml:space="preserve"> en moyenne</w:t>
      </w:r>
      <w:r w:rsidR="00E154CD">
        <w:t xml:space="preserve"> d</w:t>
      </w:r>
      <w:r w:rsidR="00A029F6">
        <w:t>e 1.68 ind</w:t>
      </w:r>
      <w:r w:rsidR="0043082F">
        <w:t>./m², de 1.45 g/m²</w:t>
      </w:r>
      <w:r w:rsidR="00B85D93">
        <w:t xml:space="preserve"> pour la biomasse</w:t>
      </w:r>
      <w:r w:rsidR="0043082F">
        <w:t xml:space="preserve"> et de </w:t>
      </w:r>
      <w:r w:rsidR="00FF1E1C">
        <w:t>1.78 espèce par parcelle</w:t>
      </w:r>
      <w:r w:rsidR="00B85D93">
        <w:t xml:space="preserve"> pour la richesse des vers de terre</w:t>
      </w:r>
      <w:r w:rsidR="00FF3AFC">
        <w:t>.</w:t>
      </w:r>
      <w:r w:rsidR="00FF1E1C">
        <w:t xml:space="preserve"> </w:t>
      </w:r>
      <w:r w:rsidR="004F5A2E">
        <w:t>Après l’</w:t>
      </w:r>
      <w:r w:rsidR="00D87109">
        <w:t>occupation</w:t>
      </w:r>
      <w:r w:rsidR="004F5A2E">
        <w:t xml:space="preserve"> du sol, </w:t>
      </w:r>
      <w:r w:rsidR="00AB5EE7">
        <w:t>les variables spatiales</w:t>
      </w:r>
      <w:r w:rsidR="00F03952">
        <w:t xml:space="preserve"> étai</w:t>
      </w:r>
      <w:r w:rsidR="00D87109">
        <w:t>en</w:t>
      </w:r>
      <w:r w:rsidR="00F03952">
        <w:t>t les</w:t>
      </w:r>
      <w:r w:rsidR="0068093E">
        <w:t xml:space="preserve"> plus</w:t>
      </w:r>
      <w:r w:rsidR="00D87109">
        <w:t xml:space="preserve"> important</w:t>
      </w:r>
      <w:r w:rsidR="00DB57C6">
        <w:t>es</w:t>
      </w:r>
      <w:r w:rsidR="00D87109">
        <w:t xml:space="preserve"> pour la prédiction des vers de terre</w:t>
      </w:r>
      <w:r w:rsidR="00370EBE">
        <w:t xml:space="preserve"> notamment avec la longitude qui</w:t>
      </w:r>
      <w:r w:rsidR="000C6F6B">
        <w:t xml:space="preserve"> </w:t>
      </w:r>
      <w:r w:rsidR="0094645A" w:rsidRPr="0094645A">
        <w:t xml:space="preserve">entraînait </w:t>
      </w:r>
      <w:r w:rsidR="000C6F6B">
        <w:t>une augmentation</w:t>
      </w:r>
      <w:r w:rsidR="00AB5EE7">
        <w:t xml:space="preserve"> moyenne</w:t>
      </w:r>
      <w:r w:rsidR="000C6F6B">
        <w:t xml:space="preserve"> de la RMSE de</w:t>
      </w:r>
      <w:r w:rsidR="00CD6568">
        <w:t xml:space="preserve"> 1.63 espèce par parcelle</w:t>
      </w:r>
      <w:r w:rsidR="00AB5EE7">
        <w:t>.</w:t>
      </w:r>
      <w:r w:rsidR="000C6F6B">
        <w:t xml:space="preserve"> </w:t>
      </w:r>
      <w:r w:rsidR="00D4669E">
        <w:t xml:space="preserve">Pour les variables climatiques, c’est la précipitation annuelle qui avait plus importance sur les vers de terre. </w:t>
      </w:r>
      <w:r w:rsidR="001350EC">
        <w:t>Les deux variables du sol les plus influents sur les vers de terre était</w:t>
      </w:r>
      <w:r w:rsidR="00A62DC4">
        <w:t xml:space="preserve"> respectivement </w:t>
      </w:r>
      <w:r w:rsidR="0030467C">
        <w:t xml:space="preserve">le </w:t>
      </w:r>
      <w:r w:rsidR="0012533C">
        <w:t>CaCO₃</w:t>
      </w:r>
      <w:r w:rsidR="0030467C">
        <w:t xml:space="preserve"> </w:t>
      </w:r>
      <w:r w:rsidR="00A62DC4">
        <w:t xml:space="preserve">et l’azote (N). </w:t>
      </w:r>
      <w:r w:rsidR="004747DB">
        <w:t xml:space="preserve">De plus, le CaCO₃ </w:t>
      </w:r>
      <w:r w:rsidR="0030467C">
        <w:t xml:space="preserve">s’est révélé être </w:t>
      </w:r>
      <w:r w:rsidR="004747DB">
        <w:t xml:space="preserve">plus </w:t>
      </w:r>
      <w:r w:rsidR="0030467C">
        <w:t xml:space="preserve">influent sur </w:t>
      </w:r>
      <w:r w:rsidR="00C01E86">
        <w:t>la richesse et l’abondance totale</w:t>
      </w:r>
      <w:r w:rsidR="0033107E">
        <w:t xml:space="preserve"> comparée à la biomasse</w:t>
      </w:r>
      <w:r w:rsidR="00D056B7">
        <w:t xml:space="preserve">. </w:t>
      </w:r>
    </w:p>
    <w:p w14:paraId="7F58833D" w14:textId="1CF0EE95" w:rsidR="00B815B4" w:rsidRDefault="00B815B4" w:rsidP="00737311">
      <w:pPr>
        <w:jc w:val="center"/>
      </w:pPr>
      <w:r>
        <w:rPr>
          <w:noProof/>
        </w:rPr>
        <w:drawing>
          <wp:inline distT="0" distB="0" distL="0" distR="0" wp14:anchorId="2063DC75" wp14:editId="346EFA53">
            <wp:extent cx="5947410" cy="3657600"/>
            <wp:effectExtent l="0" t="0" r="0" b="0"/>
            <wp:docPr id="1568583918" name="Image 3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83918" name="Image 31" descr="Une image contenant texte, capture d’écran, diagramme, nombr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7410" cy="3657600"/>
                    </a:xfrm>
                    <a:prstGeom prst="rect">
                      <a:avLst/>
                    </a:prstGeom>
                    <a:noFill/>
                    <a:ln>
                      <a:noFill/>
                    </a:ln>
                  </pic:spPr>
                </pic:pic>
              </a:graphicData>
            </a:graphic>
          </wp:inline>
        </w:drawing>
      </w:r>
    </w:p>
    <w:p w14:paraId="2EE481B9" w14:textId="5BF91BBB" w:rsidR="00CF4B19" w:rsidRDefault="00CF4B19" w:rsidP="00BF1C74">
      <w:pPr>
        <w:pStyle w:val="Heading4"/>
      </w:pPr>
      <w:r>
        <w:rPr>
          <w:b/>
          <w:bCs/>
        </w:rPr>
        <w:lastRenderedPageBreak/>
        <w:t xml:space="preserve">Fig. </w:t>
      </w:r>
      <w:r w:rsidR="001835D2">
        <w:rPr>
          <w:b/>
          <w:bCs/>
        </w:rPr>
        <w:t>4</w:t>
      </w:r>
      <w:r w:rsidRPr="00C52A2D">
        <w:rPr>
          <w:b/>
          <w:bCs/>
        </w:rPr>
        <w:t> :</w:t>
      </w:r>
      <w:r w:rsidRPr="00C52A2D">
        <w:t xml:space="preserve"> </w:t>
      </w:r>
      <w:r w:rsidR="00E43701">
        <w:t>Importance</w:t>
      </w:r>
      <w:r w:rsidRPr="00CF4B19">
        <w:t xml:space="preserve"> des variables </w:t>
      </w:r>
      <w:r w:rsidR="008C1BDA">
        <w:t>explicatives</w:t>
      </w:r>
      <w:r w:rsidRPr="00CF4B19">
        <w:t xml:space="preserve"> environnementales aux prédictions de l’abondance totale, de la biomasse totale et de la richesse taxonomique totale </w:t>
      </w:r>
      <w:r w:rsidR="008C1BDA">
        <w:t xml:space="preserve">des </w:t>
      </w:r>
      <w:r w:rsidRPr="00CF4B19">
        <w:t>vers de terre.</w:t>
      </w:r>
    </w:p>
    <w:p w14:paraId="596FF391" w14:textId="77777777" w:rsidR="00BF1C74" w:rsidRPr="00BF1C74" w:rsidRDefault="00BF1C74" w:rsidP="00BF1C74"/>
    <w:p w14:paraId="5D0D8622" w14:textId="13F7F536" w:rsidR="006E6048" w:rsidRPr="00F81BC6" w:rsidRDefault="006E6048" w:rsidP="0037320E">
      <w:pPr>
        <w:pStyle w:val="Heading2"/>
        <w:rPr>
          <w:rFonts w:cs="Times New Roman"/>
        </w:rPr>
      </w:pPr>
      <w:r w:rsidRPr="00F81BC6">
        <w:rPr>
          <w:rFonts w:cs="Times New Roman"/>
        </w:rPr>
        <w:t>Effets des vari</w:t>
      </w:r>
      <w:r w:rsidR="0079390C" w:rsidRPr="00F81BC6">
        <w:rPr>
          <w:rFonts w:cs="Times New Roman"/>
        </w:rPr>
        <w:t>abl</w:t>
      </w:r>
      <w:r w:rsidR="000E71BE" w:rsidRPr="00F81BC6">
        <w:rPr>
          <w:rFonts w:cs="Times New Roman"/>
        </w:rPr>
        <w:t>es</w:t>
      </w:r>
      <w:r w:rsidRPr="00F81BC6">
        <w:rPr>
          <w:rFonts w:cs="Times New Roman"/>
        </w:rPr>
        <w:t xml:space="preserve"> sur les vers de terre</w:t>
      </w:r>
    </w:p>
    <w:p w14:paraId="6F7BA268" w14:textId="7413B051" w:rsidR="00932228" w:rsidRDefault="00A5670E" w:rsidP="00F71613">
      <w:r>
        <w:t>Les analyses</w:t>
      </w:r>
      <w:r w:rsidR="00F71613">
        <w:t xml:space="preserve"> des effet</w:t>
      </w:r>
      <w:r w:rsidR="00162507">
        <w:t>s</w:t>
      </w:r>
      <w:r w:rsidR="00F71613">
        <w:t xml:space="preserve"> </w:t>
      </w:r>
      <w:r w:rsidR="00106368" w:rsidRPr="00106368">
        <w:t xml:space="preserve">locales </w:t>
      </w:r>
      <w:r w:rsidR="00F71613">
        <w:t>accumulés (« A</w:t>
      </w:r>
      <w:r w:rsidR="00F71613" w:rsidRPr="00F71613">
        <w:t xml:space="preserve">ccumulated </w:t>
      </w:r>
      <w:r w:rsidR="00F71613">
        <w:t>L</w:t>
      </w:r>
      <w:r w:rsidR="00F71613" w:rsidRPr="00F71613">
        <w:t xml:space="preserve">ocal </w:t>
      </w:r>
      <w:r w:rsidR="00F71613">
        <w:t>E</w:t>
      </w:r>
      <w:r w:rsidR="00F71613" w:rsidRPr="00F71613">
        <w:t>ffects</w:t>
      </w:r>
      <w:r w:rsidR="00F71613">
        <w:t> »</w:t>
      </w:r>
      <w:r w:rsidR="00F71613" w:rsidRPr="00F71613">
        <w:t xml:space="preserve"> (ALE)</w:t>
      </w:r>
      <w:r w:rsidR="00F71613">
        <w:t>) montre</w:t>
      </w:r>
      <w:r w:rsidR="001627F0">
        <w:t xml:space="preserve">nt que </w:t>
      </w:r>
      <w:r w:rsidR="00F71613">
        <w:t xml:space="preserve">l’occupation du sol </w:t>
      </w:r>
      <w:r w:rsidR="00F4287D">
        <w:t>avait</w:t>
      </w:r>
      <w:r w:rsidR="00F71613">
        <w:t xml:space="preserve"> des effets </w:t>
      </w:r>
      <w:r w:rsidR="001627F0">
        <w:t>mixtes</w:t>
      </w:r>
      <w:r w:rsidR="00F71613">
        <w:t xml:space="preserve"> sur la communauté des vers de terre. Les effets ALE </w:t>
      </w:r>
      <w:r w:rsidR="00966470" w:rsidRPr="00966470">
        <w:t xml:space="preserve">décrivent comment les </w:t>
      </w:r>
      <w:r w:rsidR="008E3012">
        <w:t xml:space="preserve">variables explicatives </w:t>
      </w:r>
      <w:r w:rsidR="00966470" w:rsidRPr="00966470">
        <w:t xml:space="preserve">influencent en moyenne la prédiction d'un modèle d'apprentissage </w:t>
      </w:r>
      <w:r w:rsidR="008E3012" w:rsidRPr="00966470">
        <w:t>automatique</w:t>
      </w:r>
      <w:r w:rsidR="008E3012">
        <w:t xml:space="preserve">. Autrement dit, les effets </w:t>
      </w:r>
      <w:r w:rsidR="00966470" w:rsidRPr="00966470">
        <w:t>ALE montre</w:t>
      </w:r>
      <w:r w:rsidR="00300464">
        <w:t>nt</w:t>
      </w:r>
      <w:r w:rsidR="00966470" w:rsidRPr="00966470">
        <w:t xml:space="preserve"> comment la prédiction change localement, lorsque les </w:t>
      </w:r>
      <w:r w:rsidR="00A773CB">
        <w:t xml:space="preserve">variables </w:t>
      </w:r>
      <w:r w:rsidR="00966470" w:rsidRPr="00966470">
        <w:t>varie</w:t>
      </w:r>
      <w:r w:rsidR="00A773CB">
        <w:t>nt</w:t>
      </w:r>
      <w:r w:rsidR="00966470" w:rsidRPr="00966470">
        <w:t xml:space="preserve">. </w:t>
      </w:r>
      <w:r w:rsidR="00F71613">
        <w:t>En effet, les parcell</w:t>
      </w:r>
      <w:r w:rsidR="00A773CB">
        <w:t>es en prairie</w:t>
      </w:r>
      <w:r w:rsidR="003D726D">
        <w:t xml:space="preserve"> (</w:t>
      </w:r>
      <w:r w:rsidR="009C1C3F">
        <w:t>Nag et Pmo)</w:t>
      </w:r>
      <w:r w:rsidR="00A773CB">
        <w:t xml:space="preserve"> </w:t>
      </w:r>
      <w:r w:rsidR="003D726D">
        <w:t>avaient</w:t>
      </w:r>
      <w:r w:rsidR="00A773CB">
        <w:t xml:space="preserve"> </w:t>
      </w:r>
      <w:r w:rsidR="009C1C3F">
        <w:t>des abondances plus élevées</w:t>
      </w:r>
      <w:r w:rsidR="003D726D">
        <w:t xml:space="preserve"> et permettait d’augmenter la prédiction</w:t>
      </w:r>
      <w:r w:rsidR="0049470F">
        <w:t xml:space="preserve"> moyenne</w:t>
      </w:r>
      <w:r w:rsidR="009C1C3F">
        <w:t xml:space="preserve"> de</w:t>
      </w:r>
      <w:r w:rsidR="007724BD">
        <w:t xml:space="preserve"> l’abondance</w:t>
      </w:r>
      <w:r w:rsidR="003D726D">
        <w:t xml:space="preserve"> de </w:t>
      </w:r>
      <w:r w:rsidR="00F64288">
        <w:t>80</w:t>
      </w:r>
      <w:r w:rsidR="003D726D">
        <w:t xml:space="preserve"> ind./m². De même</w:t>
      </w:r>
      <w:r w:rsidR="00BD559F">
        <w:t>,</w:t>
      </w:r>
      <w:r w:rsidR="003D726D">
        <w:t xml:space="preserve"> les parcelles en espaces verts urbain</w:t>
      </w:r>
      <w:r w:rsidR="00BD559F">
        <w:t>s</w:t>
      </w:r>
      <w:r w:rsidR="003D726D">
        <w:t xml:space="preserve"> (G</w:t>
      </w:r>
      <w:r w:rsidR="009C1C3F">
        <w:t>ua</w:t>
      </w:r>
      <w:r w:rsidR="003D726D">
        <w:t>)</w:t>
      </w:r>
      <w:r w:rsidR="009C1C3F">
        <w:t xml:space="preserve"> </w:t>
      </w:r>
      <w:r w:rsidR="009B19FE">
        <w:t>augmentaient</w:t>
      </w:r>
      <w:r w:rsidR="009C1C3F">
        <w:t xml:space="preserve"> </w:t>
      </w:r>
      <w:r w:rsidR="009743E4">
        <w:t xml:space="preserve">en moyenne </w:t>
      </w:r>
      <w:r w:rsidR="009B19FE">
        <w:t>les</w:t>
      </w:r>
      <w:r w:rsidR="009C1C3F">
        <w:t xml:space="preserve"> prédictions</w:t>
      </w:r>
      <w:r w:rsidR="009743E4">
        <w:t xml:space="preserve"> </w:t>
      </w:r>
      <w:r w:rsidR="00382D56">
        <w:t>de</w:t>
      </w:r>
      <w:r w:rsidR="009C1C3F">
        <w:t xml:space="preserve"> </w:t>
      </w:r>
      <w:r w:rsidR="00382D56">
        <w:t>l</w:t>
      </w:r>
      <w:r w:rsidR="009C1C3F">
        <w:t xml:space="preserve">’abondance de 50 ind./m². </w:t>
      </w:r>
      <w:r w:rsidR="00DC2B59">
        <w:t>L</w:t>
      </w:r>
      <w:r w:rsidR="00905B77">
        <w:t xml:space="preserve">es parcelles en Nag, Pmo et Gua avaient </w:t>
      </w:r>
      <w:r w:rsidR="00A55834">
        <w:t xml:space="preserve">environ </w:t>
      </w:r>
      <w:r w:rsidR="00905B77">
        <w:t xml:space="preserve">une </w:t>
      </w:r>
      <w:r w:rsidR="00A55834">
        <w:t xml:space="preserve">ou deux </w:t>
      </w:r>
      <w:r w:rsidR="00905B77">
        <w:t>espèce</w:t>
      </w:r>
      <w:r w:rsidR="00A55834">
        <w:t>s</w:t>
      </w:r>
      <w:r w:rsidR="00905B77">
        <w:t xml:space="preserve"> de plus que </w:t>
      </w:r>
      <w:r w:rsidR="003177D2">
        <w:t>les autres occupations</w:t>
      </w:r>
      <w:r w:rsidR="00905B77">
        <w:t xml:space="preserve"> de sol. </w:t>
      </w:r>
      <w:r w:rsidR="009C1C3F">
        <w:t>Les effets ALE montre</w:t>
      </w:r>
      <w:r w:rsidR="000930F1">
        <w:t>nt</w:t>
      </w:r>
      <w:r w:rsidR="009C1C3F">
        <w:t xml:space="preserve"> </w:t>
      </w:r>
      <w:r w:rsidR="00715276">
        <w:t xml:space="preserve">aussi </w:t>
      </w:r>
      <w:r w:rsidR="009C1C3F">
        <w:t>que les parcelles en vigne (</w:t>
      </w:r>
      <w:r w:rsidR="004A5B3F">
        <w:t>Viny</w:t>
      </w:r>
      <w:r w:rsidR="009C1C3F">
        <w:t>), en forêt</w:t>
      </w:r>
      <w:r w:rsidR="004A5B3F">
        <w:t xml:space="preserve"> (For)</w:t>
      </w:r>
      <w:r w:rsidR="009C1C3F">
        <w:t xml:space="preserve"> et en culture annuelle (</w:t>
      </w:r>
      <w:r w:rsidR="004A5B3F">
        <w:t>Nial</w:t>
      </w:r>
      <w:r w:rsidR="009C1C3F">
        <w:t xml:space="preserve">) </w:t>
      </w:r>
      <w:r w:rsidR="00715276">
        <w:t xml:space="preserve">étaient les occupations de sol qui </w:t>
      </w:r>
      <w:r w:rsidR="00134A56" w:rsidRPr="00134A56">
        <w:t xml:space="preserve">entraînaient </w:t>
      </w:r>
      <w:r w:rsidR="007A35AD">
        <w:t>les plus faibles abondances</w:t>
      </w:r>
      <w:r w:rsidR="00715276">
        <w:t>.</w:t>
      </w:r>
      <w:r w:rsidR="009C1C3F">
        <w:t xml:space="preserve"> </w:t>
      </w:r>
      <w:r w:rsidR="007A35AD">
        <w:t xml:space="preserve">En ce qui concerne la biomasse, </w:t>
      </w:r>
      <w:r w:rsidR="003177D2">
        <w:t>seules les prairies</w:t>
      </w:r>
      <w:r w:rsidR="007A35AD">
        <w:t xml:space="preserve"> permettaient d’augmenter le poids moyen des vers de terre</w:t>
      </w:r>
      <w:r w:rsidR="00905B77">
        <w:t>.</w:t>
      </w:r>
      <w:r w:rsidR="001627F0">
        <w:t xml:space="preserve"> </w:t>
      </w:r>
    </w:p>
    <w:p w14:paraId="7E6C0E32" w14:textId="7B6894D8" w:rsidR="008D1AD0" w:rsidRDefault="008D1AD0" w:rsidP="00F71613">
      <w:r>
        <w:t>Les variables spatiales exerçaient une forte influence sur les vers de terre. Cette influence ét</w:t>
      </w:r>
      <w:r w:rsidR="001A278A">
        <w:t>ait</w:t>
      </w:r>
      <w:r>
        <w:t xml:space="preserve"> mieux </w:t>
      </w:r>
      <w:r w:rsidR="008C79F8">
        <w:t>représentée</w:t>
      </w:r>
      <w:r>
        <w:t xml:space="preserve"> par la longitude. </w:t>
      </w:r>
      <w:r w:rsidR="00063175" w:rsidRPr="00063175">
        <w:t>De l'Ouest vers l'Est, l'abondance et la richesse ont diminué, avec une baisse d'environ 50 individus/m² et une espèce de moins respectivement</w:t>
      </w:r>
      <w:r w:rsidR="00125F44">
        <w:t>.</w:t>
      </w:r>
      <w:r w:rsidR="00125F44" w:rsidRPr="00125F44">
        <w:t xml:space="preserve"> </w:t>
      </w:r>
      <w:r w:rsidR="0060511A">
        <w:t xml:space="preserve">Cependant, la biomasse variait faiblement entre l’Ouest et l’Est de la France. </w:t>
      </w:r>
      <w:r w:rsidR="0087245B" w:rsidRPr="0087245B">
        <w:t>L'augmentation de la latitude n'a pas influencé l'abondance</w:t>
      </w:r>
      <w:r w:rsidR="0060511A">
        <w:t xml:space="preserve"> totale</w:t>
      </w:r>
      <w:r w:rsidR="0087245B" w:rsidRPr="0087245B">
        <w:t xml:space="preserve"> entre 43°N et 46°N, puis celle-ci a diminué entre 46°N et 47,5°N avant d'augmenter au-delà de cette dernière latitude.</w:t>
      </w:r>
      <w:r w:rsidR="0060511A">
        <w:t xml:space="preserve"> </w:t>
      </w:r>
    </w:p>
    <w:p w14:paraId="12C4D501" w14:textId="4B936889" w:rsidR="00F71613" w:rsidRDefault="007C3BE1" w:rsidP="00A5670E">
      <w:r>
        <w:t>En ce qui concerne l’effet des variables climatiques, l</w:t>
      </w:r>
      <w:r w:rsidR="00B81C8E">
        <w:t>es</w:t>
      </w:r>
      <w:r>
        <w:t xml:space="preserve"> prédiction</w:t>
      </w:r>
      <w:r w:rsidR="00B81C8E">
        <w:t>s</w:t>
      </w:r>
      <w:r>
        <w:t xml:space="preserve"> </w:t>
      </w:r>
      <w:r w:rsidR="00B81C8E">
        <w:t xml:space="preserve">de l’abondance et </w:t>
      </w:r>
      <w:r>
        <w:t>de la biomasse</w:t>
      </w:r>
      <w:r w:rsidR="00B81C8E">
        <w:t xml:space="preserve"> totale</w:t>
      </w:r>
      <w:r>
        <w:t xml:space="preserve"> </w:t>
      </w:r>
      <w:r w:rsidR="00B81C8E">
        <w:t xml:space="preserve">ont </w:t>
      </w:r>
      <w:r w:rsidR="00A87EF1">
        <w:t>augmenté</w:t>
      </w:r>
      <w:r w:rsidR="00B81C8E">
        <w:t xml:space="preserve"> en dessous de 700 </w:t>
      </w:r>
      <w:r w:rsidR="00552FAB">
        <w:t>mm</w:t>
      </w:r>
      <w:r w:rsidR="00D03C6B">
        <w:t>/</w:t>
      </w:r>
      <w:r w:rsidR="0084735B">
        <w:t>an</w:t>
      </w:r>
      <w:r w:rsidR="00D03C6B">
        <w:rPr>
          <w:vertAlign w:val="superscript"/>
        </w:rPr>
        <w:t xml:space="preserve"> </w:t>
      </w:r>
      <w:r w:rsidR="00B81C8E">
        <w:t xml:space="preserve">de précipitation annuelle, mais </w:t>
      </w:r>
      <w:r w:rsidR="00880AA6">
        <w:t>reste</w:t>
      </w:r>
      <w:r w:rsidR="00696EA1">
        <w:t xml:space="preserve"> stable</w:t>
      </w:r>
      <w:r w:rsidR="00B81C8E">
        <w:t xml:space="preserve"> au-dessus de ce seuil.</w:t>
      </w:r>
      <w:r w:rsidR="000629DB">
        <w:t xml:space="preserve"> </w:t>
      </w:r>
      <w:r w:rsidR="00691DC4" w:rsidRPr="00691DC4">
        <w:t xml:space="preserve">La </w:t>
      </w:r>
      <w:r w:rsidR="00EC424E">
        <w:t>biomass</w:t>
      </w:r>
      <w:r w:rsidR="00CF6F76">
        <w:t>e</w:t>
      </w:r>
      <w:r w:rsidR="00EC424E">
        <w:t xml:space="preserve"> </w:t>
      </w:r>
      <w:r w:rsidR="00691DC4" w:rsidRPr="00691DC4">
        <w:t xml:space="preserve">des vers de terre a été peu affectée par le rapport entre la variation </w:t>
      </w:r>
      <w:r w:rsidR="00025148">
        <w:t xml:space="preserve">de la </w:t>
      </w:r>
      <w:r w:rsidR="00F257AA">
        <w:t xml:space="preserve">température </w:t>
      </w:r>
      <w:r w:rsidR="00691DC4" w:rsidRPr="00691DC4">
        <w:t>diurne et la variation annuelle</w:t>
      </w:r>
      <w:r w:rsidR="00F257AA">
        <w:t xml:space="preserve"> </w:t>
      </w:r>
      <w:r w:rsidR="00691DC4" w:rsidRPr="00691DC4">
        <w:t>(Isot).</w:t>
      </w:r>
    </w:p>
    <w:p w14:paraId="35520EC8" w14:textId="243D39BF" w:rsidR="00966470" w:rsidRDefault="008E0BD2" w:rsidP="00A5670E">
      <w:r>
        <w:t xml:space="preserve">Pour </w:t>
      </w:r>
      <w:r w:rsidR="007E48BC">
        <w:t xml:space="preserve">les paramètres du sol, l’augmentation du </w:t>
      </w:r>
      <w:r w:rsidR="0012533C">
        <w:t>CaCO₃</w:t>
      </w:r>
      <w:r w:rsidR="007E48BC">
        <w:t xml:space="preserve"> jusqu’à environ 10 </w:t>
      </w:r>
      <w:r w:rsidR="007E48BC" w:rsidRPr="007E48BC">
        <w:t>g·kg</w:t>
      </w:r>
      <w:r w:rsidR="007E48BC" w:rsidRPr="007E48BC">
        <w:rPr>
          <w:vertAlign w:val="superscript"/>
        </w:rPr>
        <w:t>−1</w:t>
      </w:r>
      <w:r w:rsidR="007E48BC">
        <w:t xml:space="preserve"> </w:t>
      </w:r>
      <w:r w:rsidR="002847F4">
        <w:t>entrainait</w:t>
      </w:r>
      <w:r w:rsidR="007E48BC">
        <w:t xml:space="preserve"> </w:t>
      </w:r>
      <w:r w:rsidR="00194E9C">
        <w:t xml:space="preserve">une augmentation </w:t>
      </w:r>
      <w:r w:rsidR="007E48BC">
        <w:t>des prédiction</w:t>
      </w:r>
      <w:r w:rsidR="00194E9C">
        <w:t>s</w:t>
      </w:r>
      <w:r w:rsidR="007E48BC">
        <w:t xml:space="preserve"> de </w:t>
      </w:r>
      <w:r w:rsidR="00194E9C">
        <w:t xml:space="preserve">25 ind./m² pour </w:t>
      </w:r>
      <w:r w:rsidR="007E48BC">
        <w:t>l’abondance et de</w:t>
      </w:r>
      <w:r w:rsidR="00194E9C">
        <w:t xml:space="preserve"> 15 g/m² pour</w:t>
      </w:r>
      <w:r w:rsidR="007E48BC">
        <w:t xml:space="preserve"> la biomasse</w:t>
      </w:r>
      <w:r w:rsidR="00194E9C">
        <w:t xml:space="preserve">. Cependant, le </w:t>
      </w:r>
      <w:r w:rsidR="0012533C">
        <w:t>CaCO₃</w:t>
      </w:r>
      <w:r w:rsidR="006047D3">
        <w:t xml:space="preserve"> </w:t>
      </w:r>
      <w:r w:rsidR="00145807">
        <w:t>au-dessus</w:t>
      </w:r>
      <w:r w:rsidR="00D47CD6">
        <w:t xml:space="preserve"> </w:t>
      </w:r>
      <w:r w:rsidR="006047D3">
        <w:t>de</w:t>
      </w:r>
      <w:r w:rsidR="00D47CD6">
        <w:t xml:space="preserve"> </w:t>
      </w:r>
      <w:r w:rsidR="006047D3">
        <w:t xml:space="preserve">10 </w:t>
      </w:r>
      <w:r w:rsidR="006047D3" w:rsidRPr="007E48BC">
        <w:t>g·kg</w:t>
      </w:r>
      <w:r w:rsidR="006047D3" w:rsidRPr="007E48BC">
        <w:rPr>
          <w:vertAlign w:val="superscript"/>
        </w:rPr>
        <w:t>−1</w:t>
      </w:r>
      <w:r w:rsidR="006047D3">
        <w:t xml:space="preserve"> </w:t>
      </w:r>
      <w:r w:rsidR="00194E9C">
        <w:t xml:space="preserve">conduisait à </w:t>
      </w:r>
      <w:r w:rsidR="00D47CD6">
        <w:t>une diminution des ver</w:t>
      </w:r>
      <w:r w:rsidR="00981A58">
        <w:t>s</w:t>
      </w:r>
      <w:r w:rsidR="00D47CD6">
        <w:t xml:space="preserve"> de</w:t>
      </w:r>
      <w:r w:rsidR="00145807">
        <w:t xml:space="preserve"> terre</w:t>
      </w:r>
      <w:r w:rsidR="002847F4">
        <w:t xml:space="preserve">. </w:t>
      </w:r>
      <w:r w:rsidR="00D20C4E">
        <w:t xml:space="preserve">Le </w:t>
      </w:r>
      <w:r w:rsidR="00D20C4E">
        <w:lastRenderedPageBreak/>
        <w:t xml:space="preserve">phosphore </w:t>
      </w:r>
      <w:r w:rsidR="001C3B36">
        <w:t>dimi</w:t>
      </w:r>
      <w:r w:rsidR="00BF3ABD">
        <w:t>nu</w:t>
      </w:r>
      <w:r w:rsidR="001C3B36">
        <w:t xml:space="preserve">ait faiblement </w:t>
      </w:r>
      <w:r w:rsidR="00D20C4E">
        <w:t>les vers de terre</w:t>
      </w:r>
      <w:r w:rsidR="007808BB">
        <w:t xml:space="preserve">. </w:t>
      </w:r>
      <w:r w:rsidR="00164680">
        <w:t>L’augmentation de l’azote</w:t>
      </w:r>
      <w:r w:rsidR="00516440">
        <w:t xml:space="preserve"> de 2</w:t>
      </w:r>
      <w:r w:rsidR="00BA6DEF">
        <w:t xml:space="preserve"> </w:t>
      </w:r>
      <w:r w:rsidR="00BA6DEF" w:rsidRPr="007E48BC">
        <w:t>g·kg</w:t>
      </w:r>
      <w:r w:rsidR="00BA6DEF" w:rsidRPr="007E48BC">
        <w:rPr>
          <w:vertAlign w:val="superscript"/>
        </w:rPr>
        <w:t>−1</w:t>
      </w:r>
      <w:r w:rsidR="00BA6DEF">
        <w:t xml:space="preserve"> </w:t>
      </w:r>
      <w:r w:rsidR="00467D6A">
        <w:t>entrainait</w:t>
      </w:r>
      <w:r w:rsidR="00164680">
        <w:t xml:space="preserve"> une </w:t>
      </w:r>
      <w:r w:rsidR="00BF3ABD">
        <w:t>augmentions</w:t>
      </w:r>
      <w:r w:rsidR="008F70AF">
        <w:t xml:space="preserve"> de l’abondance</w:t>
      </w:r>
      <w:r w:rsidR="00164680">
        <w:t xml:space="preserve"> de</w:t>
      </w:r>
      <w:r w:rsidR="00D20C4E">
        <w:t xml:space="preserve"> </w:t>
      </w:r>
      <w:r w:rsidR="007821DD">
        <w:t>25 ind.m²</w:t>
      </w:r>
      <w:r w:rsidR="00C65BE1">
        <w:t xml:space="preserve"> et</w:t>
      </w:r>
      <w:r w:rsidR="008F70AF">
        <w:t xml:space="preserve"> de la biomasse de</w:t>
      </w:r>
      <w:r w:rsidR="00C65BE1">
        <w:t xml:space="preserve"> 5 g/m²</w:t>
      </w:r>
      <w:r w:rsidR="003E0D99">
        <w:t xml:space="preserve">. La texture du sol (teneur en argile et en limon) </w:t>
      </w:r>
      <w:r w:rsidR="0089189A">
        <w:t xml:space="preserve">n’a pas influencé les prédictions de l’abondance totale jusqu’à 40 </w:t>
      </w:r>
      <w:r w:rsidR="0089189A" w:rsidRPr="007E48BC">
        <w:t>g·kg</w:t>
      </w:r>
      <w:r w:rsidR="0089189A" w:rsidRPr="007E48BC">
        <w:rPr>
          <w:vertAlign w:val="superscript"/>
        </w:rPr>
        <w:t>−1</w:t>
      </w:r>
      <w:r w:rsidR="0089189A">
        <w:t xml:space="preserve">, niveau auquel l’abondance </w:t>
      </w:r>
      <w:r w:rsidR="00E46137">
        <w:t>a</w:t>
      </w:r>
      <w:r w:rsidR="0089189A">
        <w:t xml:space="preserve"> commenc</w:t>
      </w:r>
      <w:r w:rsidR="005A04A0">
        <w:t>é</w:t>
      </w:r>
      <w:r w:rsidR="0089189A">
        <w:t xml:space="preserve"> à augmenter pour atteindre une hausse moyenne de 45 ind./m². La texture avait peu d’influence sur la biomasse </w:t>
      </w:r>
      <w:r w:rsidR="00D312E7">
        <w:t>totale.</w:t>
      </w:r>
    </w:p>
    <w:p w14:paraId="7215C3CF" w14:textId="77777777" w:rsidR="007E0047" w:rsidRPr="00F81BC6" w:rsidRDefault="007E0047" w:rsidP="007E0047">
      <w:pPr>
        <w:pStyle w:val="Heading2"/>
        <w:rPr>
          <w:rFonts w:cs="Times New Roman"/>
        </w:rPr>
      </w:pPr>
      <w:r w:rsidRPr="00F81BC6">
        <w:rPr>
          <w:rFonts w:cs="Times New Roman"/>
        </w:rPr>
        <w:t>Répartition spatiale des vers de terre à l’échelle de la France</w:t>
      </w:r>
    </w:p>
    <w:p w14:paraId="4805CA6B" w14:textId="2ACA5005" w:rsidR="007E0047" w:rsidRDefault="007E0047" w:rsidP="007E0047">
      <w:r>
        <w:t xml:space="preserve">La fig. </w:t>
      </w:r>
      <w:r w:rsidR="00E67ABA">
        <w:t>5</w:t>
      </w:r>
      <w:r>
        <w:t xml:space="preserve"> montre la répartition spatiale prédite de la communauté des vers de terre en France métropolitaine (hors Corse). L’abondance totale variait de 0 à 530 ind./m² avec une moyenne de 192 ind./m² par parcelle (Fig. </w:t>
      </w:r>
      <w:r w:rsidR="00E67ABA">
        <w:t>5</w:t>
      </w:r>
      <w:r>
        <w:t xml:space="preserve">a). La biomasse moyenne était de 72 g/m² (minimum = 0 et maximum = 196 ; Fig. </w:t>
      </w:r>
      <w:r w:rsidR="00E67ABA">
        <w:t>5</w:t>
      </w:r>
      <w:r>
        <w:t xml:space="preserve">b) alors que la richesse taxonomique totale allait de 0 à 10 avec une moyenne de 5 espèces par parcelle (Fig. </w:t>
      </w:r>
      <w:r w:rsidR="00E67ABA">
        <w:t>5</w:t>
      </w:r>
      <w:r>
        <w:t xml:space="preserve">c). La fig. </w:t>
      </w:r>
      <w:r w:rsidR="00E67ABA">
        <w:t>5</w:t>
      </w:r>
      <w:r>
        <w:t xml:space="preserve">d représente la diversité approximative des vers de terre issus de la superposition de la carte de l’abondance et la carte de la richesse taxonomique. On observe que le sud-est du pays présentait une diversité très faible à faible alors que la partie sud-ouest avait une diversité moyenne. </w:t>
      </w:r>
    </w:p>
    <w:p w14:paraId="21334C35" w14:textId="77777777" w:rsidR="007E0047" w:rsidRDefault="007E0047" w:rsidP="007E0047">
      <w:pPr>
        <w:jc w:val="center"/>
      </w:pPr>
      <w:r>
        <w:rPr>
          <w:noProof/>
        </w:rPr>
        <w:drawing>
          <wp:inline distT="0" distB="0" distL="0" distR="0" wp14:anchorId="7DAD176E" wp14:editId="6E72CA0E">
            <wp:extent cx="5947410" cy="4118610"/>
            <wp:effectExtent l="0" t="0" r="0" b="0"/>
            <wp:docPr id="1107496627" name="Image 32" descr="Une image contenant texte,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6627" name="Image 32" descr="Une image contenant texte, carte, diagramm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410" cy="4118610"/>
                    </a:xfrm>
                    <a:prstGeom prst="rect">
                      <a:avLst/>
                    </a:prstGeom>
                    <a:noFill/>
                    <a:ln>
                      <a:noFill/>
                    </a:ln>
                  </pic:spPr>
                </pic:pic>
              </a:graphicData>
            </a:graphic>
          </wp:inline>
        </w:drawing>
      </w:r>
    </w:p>
    <w:p w14:paraId="47FF3EDB" w14:textId="69ED14D6" w:rsidR="007E0047" w:rsidRDefault="007E0047" w:rsidP="007E0047">
      <w:pPr>
        <w:pStyle w:val="Heading4"/>
      </w:pPr>
      <w:r w:rsidRPr="00FF6E47">
        <w:lastRenderedPageBreak/>
        <w:t xml:space="preserve">Fig. </w:t>
      </w:r>
      <w:r w:rsidR="00E67ABA">
        <w:t>5</w:t>
      </w:r>
      <w:r w:rsidRPr="00FF6E47">
        <w:t xml:space="preserve"> : </w:t>
      </w:r>
      <w:r w:rsidRPr="00C06AE2">
        <w:t>Distribution spatiale prédite de</w:t>
      </w:r>
      <w:r>
        <w:t>,</w:t>
      </w:r>
      <w:r w:rsidRPr="00FF6E47">
        <w:t xml:space="preserve"> (</w:t>
      </w:r>
      <w:r>
        <w:t>a</w:t>
      </w:r>
      <w:r w:rsidRPr="00FF6E47">
        <w:t>) abondance totale (ind</w:t>
      </w:r>
      <w:r>
        <w:t>.</w:t>
      </w:r>
      <w:r w:rsidRPr="00FF6E47">
        <w:t>/m²), (</w:t>
      </w:r>
      <w:r>
        <w:t>b</w:t>
      </w:r>
      <w:r w:rsidRPr="00FF6E47">
        <w:t>) biomasse totale (g/m²), (</w:t>
      </w:r>
      <w:r>
        <w:t>c</w:t>
      </w:r>
      <w:r w:rsidRPr="00FF6E47">
        <w:t>) richesse taxonomique totale (</w:t>
      </w:r>
      <w:r>
        <w:t>nombre de taxons dans la parcelle</w:t>
      </w:r>
      <w:r w:rsidRPr="00FF6E47">
        <w:t>)</w:t>
      </w:r>
      <w:r>
        <w:t xml:space="preserve"> et (d) la diversité approximative de vers de terre.</w:t>
      </w:r>
    </w:p>
    <w:p w14:paraId="58E62F10" w14:textId="77777777" w:rsidR="000E71BE" w:rsidRDefault="000E71BE" w:rsidP="000E71BE"/>
    <w:p w14:paraId="1C1FF349" w14:textId="77777777" w:rsidR="00C55630" w:rsidRPr="00F81BC6" w:rsidRDefault="00C55630" w:rsidP="0037320E">
      <w:pPr>
        <w:pStyle w:val="Heading1"/>
        <w:rPr>
          <w:rFonts w:cs="Times New Roman"/>
        </w:rPr>
      </w:pPr>
      <w:r w:rsidRPr="00F81BC6">
        <w:rPr>
          <w:rFonts w:cs="Times New Roman"/>
        </w:rPr>
        <w:t>Discussion</w:t>
      </w:r>
    </w:p>
    <w:p w14:paraId="4D7E134F" w14:textId="0A7B7396" w:rsidR="002878AB" w:rsidRPr="00676419" w:rsidRDefault="001843F0" w:rsidP="00D86FFE">
      <w:pPr>
        <w:rPr>
          <w:rFonts w:cs="Times New Roman"/>
          <w:szCs w:val="24"/>
        </w:rPr>
      </w:pPr>
      <w:commentRangeStart w:id="5"/>
      <w:del w:id="6" w:author="Kevin Hoeffner" w:date="2024-05-21T12:18:00Z">
        <w:r w:rsidRPr="00F81BC6" w:rsidDel="00C81D7D">
          <w:rPr>
            <w:rFonts w:cs="Times New Roman"/>
          </w:rPr>
          <w:delText>Dans cette étude, nous avons utilisé</w:delText>
        </w:r>
        <w:r w:rsidR="00B96B9F" w:rsidRPr="00F81BC6" w:rsidDel="00C81D7D">
          <w:rPr>
            <w:rFonts w:cs="Times New Roman"/>
          </w:rPr>
          <w:delText xml:space="preserve"> la base de données LandWorm </w:delText>
        </w:r>
        <w:r w:rsidR="00B96B9F" w:rsidRPr="00F81BC6" w:rsidDel="00C81D7D">
          <w:rPr>
            <w:rFonts w:cs="Times New Roman"/>
            <w:szCs w:val="24"/>
          </w:rPr>
          <w:delText>(2023-2026 FRB-MTE-OFB)</w:delText>
        </w:r>
        <w:r w:rsidR="00B96B9F" w:rsidRPr="00F81BC6" w:rsidDel="00C81D7D">
          <w:rPr>
            <w:rFonts w:cs="Times New Roman"/>
          </w:rPr>
          <w:delText xml:space="preserve">, qui comprend les communautés de vers de terre à travers la France métropolitaine dans des conditions variées d'utilisation des sols </w:delText>
        </w:r>
        <w:r w:rsidRPr="00F81BC6" w:rsidDel="00C81D7D">
          <w:rPr>
            <w:rFonts w:cs="Times New Roman"/>
          </w:rPr>
          <w:delText xml:space="preserve">pour prédire </w:delText>
        </w:r>
        <w:r w:rsidR="00C00155" w:rsidRPr="00F81BC6" w:rsidDel="00C81D7D">
          <w:rPr>
            <w:rFonts w:cs="Times New Roman"/>
          </w:rPr>
          <w:delText xml:space="preserve">l’abondance totale, la biomasse totale et la richesse taxonomique totale </w:delText>
        </w:r>
        <w:r w:rsidR="00493782" w:rsidRPr="00F81BC6" w:rsidDel="00C81D7D">
          <w:rPr>
            <w:rFonts w:cs="Times New Roman"/>
          </w:rPr>
          <w:delText>des vers de terre</w:delText>
        </w:r>
        <w:r w:rsidRPr="00F81BC6" w:rsidDel="00C81D7D">
          <w:rPr>
            <w:rFonts w:cs="Times New Roman"/>
          </w:rPr>
          <w:delText xml:space="preserve">. </w:delText>
        </w:r>
        <w:r w:rsidR="00AD02BC" w:rsidRPr="00F81BC6" w:rsidDel="00C81D7D">
          <w:rPr>
            <w:rFonts w:cs="Times New Roman"/>
          </w:rPr>
          <w:delText>N</w:delText>
        </w:r>
        <w:r w:rsidR="00AB244F" w:rsidRPr="00F81BC6" w:rsidDel="00C81D7D">
          <w:rPr>
            <w:rFonts w:cs="Times New Roman"/>
          </w:rPr>
          <w:delText xml:space="preserve">ous avons </w:delText>
        </w:r>
        <w:r w:rsidR="00AD02BC" w:rsidRPr="00F81BC6" w:rsidDel="00C81D7D">
          <w:rPr>
            <w:rFonts w:cs="Times New Roman"/>
          </w:rPr>
          <w:delText>utilisé</w:delText>
        </w:r>
        <w:r w:rsidR="00AB244F" w:rsidRPr="00F81BC6" w:rsidDel="00C81D7D">
          <w:rPr>
            <w:rFonts w:cs="Times New Roman"/>
          </w:rPr>
          <w:delText xml:space="preserve"> plusieurs algorithmes </w:delText>
        </w:r>
        <w:r w:rsidR="004759E6" w:rsidRPr="00F81BC6" w:rsidDel="00C81D7D">
          <w:rPr>
            <w:rFonts w:cs="Times New Roman"/>
          </w:rPr>
          <w:delText>SDM</w:delText>
        </w:r>
        <w:r w:rsidR="00BC15EB" w:rsidRPr="00F81BC6" w:rsidDel="00C81D7D">
          <w:rPr>
            <w:rFonts w:cs="Times New Roman"/>
          </w:rPr>
          <w:delText>s</w:delText>
        </w:r>
        <w:r w:rsidR="004759E6" w:rsidRPr="00F81BC6" w:rsidDel="00C81D7D">
          <w:rPr>
            <w:rFonts w:cs="Times New Roman"/>
          </w:rPr>
          <w:delText xml:space="preserve"> </w:delText>
        </w:r>
        <w:r w:rsidR="00AB244F" w:rsidRPr="00F81BC6" w:rsidDel="00C81D7D">
          <w:rPr>
            <w:rFonts w:cs="Times New Roman"/>
          </w:rPr>
          <w:delText>pour comparer le</w:delText>
        </w:r>
        <w:r w:rsidR="00BF5A1F" w:rsidDel="00C81D7D">
          <w:rPr>
            <w:rFonts w:cs="Times New Roman"/>
          </w:rPr>
          <w:delText>ur</w:delText>
        </w:r>
        <w:r w:rsidR="00AC673E" w:rsidDel="00C81D7D">
          <w:rPr>
            <w:rFonts w:cs="Times New Roman"/>
          </w:rPr>
          <w:delText>s</w:delText>
        </w:r>
        <w:r w:rsidR="00AB244F" w:rsidRPr="00F81BC6" w:rsidDel="00C81D7D">
          <w:rPr>
            <w:rFonts w:cs="Times New Roman"/>
          </w:rPr>
          <w:delText xml:space="preserve"> performances et sélectionner le modèle le plus performant pour </w:delText>
        </w:r>
        <w:r w:rsidR="009F5CDC" w:rsidDel="00C81D7D">
          <w:rPr>
            <w:rFonts w:cs="Times New Roman"/>
          </w:rPr>
          <w:delText>prédire</w:delText>
        </w:r>
        <w:r w:rsidR="00AB244F" w:rsidRPr="00F81BC6" w:rsidDel="00C81D7D">
          <w:rPr>
            <w:rFonts w:cs="Times New Roman"/>
          </w:rPr>
          <w:delText xml:space="preserve"> la répartition spatiale des vers de terre.</w:delText>
        </w:r>
        <w:r w:rsidR="00AD02BC" w:rsidRPr="00F81BC6" w:rsidDel="00C81D7D">
          <w:rPr>
            <w:rFonts w:cs="Times New Roman"/>
          </w:rPr>
          <w:delText xml:space="preserve"> </w:delText>
        </w:r>
      </w:del>
      <w:commentRangeEnd w:id="5"/>
      <w:r w:rsidR="00C81D7D">
        <w:rPr>
          <w:rStyle w:val="CommentReference"/>
        </w:rPr>
        <w:commentReference w:id="5"/>
      </w:r>
      <w:commentRangeStart w:id="7"/>
      <w:r w:rsidR="00F26FC4" w:rsidRPr="00F81BC6">
        <w:rPr>
          <w:rFonts w:cs="Times New Roman"/>
        </w:rPr>
        <w:t xml:space="preserve">Les premiers résultats notables que nous avons obtenus concernent la précision estimée de </w:t>
      </w:r>
      <w:r w:rsidR="00156815" w:rsidRPr="00F81BC6">
        <w:rPr>
          <w:rFonts w:cs="Times New Roman"/>
        </w:rPr>
        <w:t>nos modèles qui</w:t>
      </w:r>
      <w:r w:rsidR="001234DD" w:rsidRPr="00F81BC6">
        <w:rPr>
          <w:rFonts w:cs="Times New Roman"/>
        </w:rPr>
        <w:t xml:space="preserve"> </w:t>
      </w:r>
      <w:r w:rsidR="00EB15D1" w:rsidRPr="00F81BC6">
        <w:rPr>
          <w:rFonts w:cs="Times New Roman"/>
        </w:rPr>
        <w:t>permettent</w:t>
      </w:r>
      <w:r w:rsidR="001234DD" w:rsidRPr="00F81BC6">
        <w:rPr>
          <w:rFonts w:cs="Times New Roman"/>
        </w:rPr>
        <w:t xml:space="preserve"> de prédire</w:t>
      </w:r>
      <w:r w:rsidR="007D7032" w:rsidRPr="00F81BC6">
        <w:rPr>
          <w:rFonts w:cs="Times New Roman"/>
        </w:rPr>
        <w:t xml:space="preserve"> la </w:t>
      </w:r>
      <w:r w:rsidR="00EB15D1" w:rsidRPr="00F81BC6">
        <w:rPr>
          <w:rFonts w:cs="Times New Roman"/>
        </w:rPr>
        <w:t>biomasse</w:t>
      </w:r>
      <w:r w:rsidR="00AC673E">
        <w:rPr>
          <w:rFonts w:cs="Times New Roman"/>
        </w:rPr>
        <w:t xml:space="preserve"> totale </w:t>
      </w:r>
      <w:r w:rsidR="00AC673E" w:rsidRPr="00F81BC6">
        <w:rPr>
          <w:rFonts w:cs="Times New Roman"/>
        </w:rPr>
        <w:t>avec</w:t>
      </w:r>
      <w:r w:rsidR="007D7032" w:rsidRPr="00F81BC6">
        <w:rPr>
          <w:rFonts w:cs="Times New Roman"/>
        </w:rPr>
        <w:t xml:space="preserve"> un R² de 0.35</w:t>
      </w:r>
      <w:r w:rsidR="009E2FC4" w:rsidRPr="00F81BC6">
        <w:rPr>
          <w:rFonts w:cs="Times New Roman"/>
        </w:rPr>
        <w:t xml:space="preserve"> (RMSE = </w:t>
      </w:r>
      <w:r w:rsidR="00CE56AA" w:rsidRPr="00F81BC6">
        <w:rPr>
          <w:rFonts w:cs="Times New Roman"/>
        </w:rPr>
        <w:t>8.76 g/m²)</w:t>
      </w:r>
      <w:r w:rsidR="007D7032" w:rsidRPr="00F81BC6">
        <w:rPr>
          <w:rFonts w:cs="Times New Roman"/>
        </w:rPr>
        <w:t>, l’abondance</w:t>
      </w:r>
      <w:r w:rsidR="00AC673E">
        <w:rPr>
          <w:rFonts w:cs="Times New Roman"/>
        </w:rPr>
        <w:t xml:space="preserve"> totale</w:t>
      </w:r>
      <w:r w:rsidR="007D7032" w:rsidRPr="00F81BC6">
        <w:rPr>
          <w:rFonts w:cs="Times New Roman"/>
        </w:rPr>
        <w:t xml:space="preserve"> avec un R² de 0.4</w:t>
      </w:r>
      <w:r w:rsidR="009E2FC4" w:rsidRPr="00F81BC6">
        <w:rPr>
          <w:rFonts w:cs="Times New Roman"/>
        </w:rPr>
        <w:t xml:space="preserve">3 (RMSE = 25 ind./m²) </w:t>
      </w:r>
      <w:r w:rsidR="00CE56AA" w:rsidRPr="00F81BC6">
        <w:rPr>
          <w:rFonts w:cs="Times New Roman"/>
        </w:rPr>
        <w:t>et la richesse</w:t>
      </w:r>
      <w:r w:rsidR="00D90097">
        <w:rPr>
          <w:rFonts w:cs="Times New Roman"/>
        </w:rPr>
        <w:t xml:space="preserve"> taxonomique totale</w:t>
      </w:r>
      <w:r w:rsidR="008604BB" w:rsidRPr="00F81BC6">
        <w:rPr>
          <w:rFonts w:cs="Times New Roman"/>
        </w:rPr>
        <w:t xml:space="preserve"> avec un R² de 0.59 (RMSE = 1.7 espèce </w:t>
      </w:r>
      <w:r w:rsidR="00EB15D1" w:rsidRPr="00F81BC6">
        <w:rPr>
          <w:rFonts w:cs="Times New Roman"/>
        </w:rPr>
        <w:t xml:space="preserve">par parcelle). </w:t>
      </w:r>
      <w:r w:rsidRPr="00F81BC6">
        <w:rPr>
          <w:rFonts w:cs="Times New Roman"/>
        </w:rPr>
        <w:t xml:space="preserve">Nous avons observé que </w:t>
      </w:r>
      <w:r w:rsidR="00BA1914" w:rsidRPr="00F81BC6">
        <w:rPr>
          <w:rFonts w:cs="Times New Roman"/>
        </w:rPr>
        <w:t>la répartition spatiale des vers de terre en France est principalement due à l</w:t>
      </w:r>
      <w:r w:rsidR="00313E79" w:rsidRPr="00F81BC6">
        <w:rPr>
          <w:rFonts w:cs="Times New Roman"/>
        </w:rPr>
        <w:t>’</w:t>
      </w:r>
      <w:r w:rsidR="00BA1914" w:rsidRPr="00F81BC6">
        <w:rPr>
          <w:rFonts w:cs="Times New Roman"/>
        </w:rPr>
        <w:t>occupation du sol et aux variables spatiales</w:t>
      </w:r>
      <w:r w:rsidR="009F3569" w:rsidRPr="00F81BC6">
        <w:rPr>
          <w:rFonts w:cs="Times New Roman"/>
        </w:rPr>
        <w:t>,</w:t>
      </w:r>
      <w:r w:rsidR="00BA1914" w:rsidRPr="00F81BC6">
        <w:rPr>
          <w:rFonts w:cs="Times New Roman"/>
        </w:rPr>
        <w:t xml:space="preserve"> notamment avec la longitude.</w:t>
      </w:r>
      <w:r w:rsidR="000C76CF" w:rsidRPr="00F81BC6">
        <w:rPr>
          <w:rFonts w:cs="Times New Roman"/>
        </w:rPr>
        <w:t xml:space="preserve"> </w:t>
      </w:r>
      <w:r w:rsidR="00A33C72" w:rsidRPr="00A33C72">
        <w:rPr>
          <w:rFonts w:cs="Times New Roman"/>
        </w:rPr>
        <w:t xml:space="preserve">Notre étude a permis de créer des cartes de prédiction de la communauté des vers de terre, fournissant </w:t>
      </w:r>
      <w:r w:rsidR="003E43AB">
        <w:rPr>
          <w:rFonts w:cs="Times New Roman"/>
        </w:rPr>
        <w:t xml:space="preserve">ainsi </w:t>
      </w:r>
      <w:r w:rsidR="00A33C72" w:rsidRPr="00A33C72">
        <w:rPr>
          <w:rFonts w:cs="Times New Roman"/>
        </w:rPr>
        <w:t>des données de référence précises</w:t>
      </w:r>
      <w:r w:rsidR="008606B7">
        <w:rPr>
          <w:rFonts w:cs="Times New Roman"/>
        </w:rPr>
        <w:t xml:space="preserve"> et </w:t>
      </w:r>
      <w:r w:rsidR="00A33C72" w:rsidRPr="00A33C72">
        <w:rPr>
          <w:rFonts w:cs="Times New Roman"/>
        </w:rPr>
        <w:t xml:space="preserve">sensibilisant à la protection de la biodiversité du sol et </w:t>
      </w:r>
      <w:r w:rsidR="005B078A">
        <w:rPr>
          <w:rFonts w:cs="Times New Roman"/>
        </w:rPr>
        <w:t>donc des</w:t>
      </w:r>
      <w:r w:rsidR="00A33C72" w:rsidRPr="00A33C72">
        <w:rPr>
          <w:rFonts w:cs="Times New Roman"/>
        </w:rPr>
        <w:t xml:space="preserve"> services écosystémiques associés</w:t>
      </w:r>
      <w:r w:rsidR="004E0EAD">
        <w:rPr>
          <w:rFonts w:cs="Times New Roman"/>
        </w:rPr>
        <w:t>.</w:t>
      </w:r>
      <w:r w:rsidR="008606B7">
        <w:rPr>
          <w:rFonts w:cs="Times New Roman"/>
          <w:szCs w:val="24"/>
        </w:rPr>
        <w:t xml:space="preserve"> </w:t>
      </w:r>
      <w:r w:rsidR="00101C00" w:rsidRPr="00F81BC6">
        <w:rPr>
          <w:rFonts w:cs="Times New Roman"/>
        </w:rPr>
        <w:t xml:space="preserve">Toutes les étapes de la </w:t>
      </w:r>
      <w:r w:rsidR="00C11E73">
        <w:rPr>
          <w:rFonts w:cs="Times New Roman"/>
        </w:rPr>
        <w:t>stratégie</w:t>
      </w:r>
      <w:r w:rsidR="007932F5" w:rsidRPr="00F81BC6">
        <w:rPr>
          <w:rFonts w:cs="Times New Roman"/>
        </w:rPr>
        <w:t xml:space="preserve"> de modélisation ont</w:t>
      </w:r>
      <w:r w:rsidR="00101C00" w:rsidRPr="00F81BC6">
        <w:rPr>
          <w:rFonts w:cs="Times New Roman"/>
        </w:rPr>
        <w:t xml:space="preserve"> été rapportée</w:t>
      </w:r>
      <w:r w:rsidR="00CE3F1C" w:rsidRPr="00F81BC6">
        <w:rPr>
          <w:rFonts w:cs="Times New Roman"/>
        </w:rPr>
        <w:t>s</w:t>
      </w:r>
      <w:r w:rsidR="00101C00" w:rsidRPr="00F81BC6">
        <w:rPr>
          <w:rFonts w:cs="Times New Roman"/>
        </w:rPr>
        <w:t xml:space="preserve"> sous forme de protocole ODMAP (</w:t>
      </w:r>
      <w:r w:rsidR="007932F5" w:rsidRPr="00F81BC6">
        <w:rPr>
          <w:rFonts w:cs="Times New Roman"/>
        </w:rPr>
        <w:t>ANNEX XX</w:t>
      </w:r>
      <w:r w:rsidR="00101C00" w:rsidRPr="00F81BC6">
        <w:rPr>
          <w:rFonts w:cs="Times New Roman"/>
        </w:rPr>
        <w:t xml:space="preserve"> ), comme recommandé par </w:t>
      </w:r>
      <w:r w:rsidR="007932F5" w:rsidRPr="00F81BC6">
        <w:rPr>
          <w:rFonts w:cs="Times New Roman"/>
        </w:rPr>
        <w:fldChar w:fldCharType="begin"/>
      </w:r>
      <w:r w:rsidR="00394841">
        <w:rPr>
          <w:rFonts w:cs="Times New Roman"/>
        </w:rPr>
        <w:instrText xml:space="preserve"> ADDIN ZOTERO_ITEM CSL_CITATION {"citationID":"cEA50KlJ","properties":{"formattedCitation":"(Zurell et al., 2020)","plainCitation":"(Zurell et al., 2020)","dontUpdate":true,"noteIndex":0},"citationItems":[{"id":989,"uris":["http://zotero.org/users/7119014/items/7YZNNXHE"],"itemData":{"id":989,"type":"article-journal","abstract":"Species distribution models (SDMs) constitute the most common class of models across ecology, evolution and conservation. The advent of ready-to-use software packages and increasing availability of digital geoinformation have considerably assisted the application of SDMs in the past decade, greatly enabling their broader use for informing conservation and management, and for quantifying impacts from global change. However, models must be fit for purpose, with all important aspects of their development and applications properly considered. Despite the widespread use of SDMs, standardisation and documentation of modelling protocols remain limited, which makes it hard to assess whether development steps are appropriate for end use. To address these issues, we propose a standard protocol for reporting SDMs, with an emphasis on describing how a study's objective is achieved through a series of modeling decisions. We call this the ODMAP (Overview, Data, Model, Assessment and Prediction) protocol, as its components reflect the main steps involved in building SDMs and other empirically-based biodiversity models. The ODMAP protocol serves two main purposes. First, it provides a checklist for authors, detailing key steps for model building and analyses, and thus represents a quick guide and generic workflow for modern SDMs. Second, it introduces a structured format for documenting and communicating the models, ensuring transparency and reproducibility, facilitating peer review and expert evaluation of model quality, as well as meta-analyses. We detail all elements of ODMAP, and explain how it can be used for different model objectives and applications, and how it complements efforts to store associated metadata and define modelling standards. We illustrate its utility by revisiting nine previously published case studies, and provide an interactive web-based application to facilitate its use. We plan to advance ODMAP by encouraging its further refinement and adoption by the scientific community.","container-title":"Ecography","DOI":"10.1111/ecog.04960","ISSN":"1600-0587","issue":"9","language":"en","license":"© 2020 The Authors. Ecography published by John Wiley &amp; Sons Ltd on behalf of Nordic Society Oikos","note":"_eprint: https://onlinelibrary.wiley.com/doi/pdf/10.1111/ecog.04960","page":"1261-1277","source":"Wiley Online Library","title":"A standard protocol for reporting species distribution models","volume":"43","author":[{"family":"Zurell","given":"Damaris"},{"family":"Franklin","given":"Janet"},{"family":"König","given":"Christian"},{"family":"Bouchet","given":"Phil J."},{"family":"Dormann","given":"Carsten F."},{"family":"Elith","given":"Jane"},{"family":"Fandos","given":"Guillermo"},{"family":"Feng","given":"Xiao"},{"family":"Guillera-Arroita","given":"Gurutzeta"},{"family":"Guisan","given":"Antoine"},{"family":"Lahoz-Monfort","given":"José J."},{"family":"Leitão","given":"Pedro J."},{"family":"Park","given":"Daniel S."},{"family":"Peterson","given":"A. Townsend"},{"family":"Rapacciuolo","given":"Giovanni"},{"family":"Schmatz","given":"Dirk R."},{"family":"Schröder","given":"Boris"},{"family":"Serra-Diaz","given":"Josep M."},{"family":"Thuiller","given":"Wilfried"},{"family":"Yates","given":"Katherine L."},{"family":"Zimmermann","given":"Niklaus E."},{"family":"Merow","given":"Cory"}],"issued":{"date-parts":[["2020"]]}}}],"schema":"https://github.com/citation-style-language/schema/raw/master/csl-citation.json"} </w:instrText>
      </w:r>
      <w:r w:rsidR="007932F5" w:rsidRPr="00F81BC6">
        <w:rPr>
          <w:rFonts w:cs="Times New Roman"/>
        </w:rPr>
        <w:fldChar w:fldCharType="separate"/>
      </w:r>
      <w:r w:rsidR="007932F5" w:rsidRPr="00F81BC6">
        <w:rPr>
          <w:rFonts w:cs="Times New Roman"/>
        </w:rPr>
        <w:t xml:space="preserve">Zurell et al. </w:t>
      </w:r>
      <w:r w:rsidR="00B76A39" w:rsidRPr="00F81BC6">
        <w:rPr>
          <w:rFonts w:cs="Times New Roman"/>
        </w:rPr>
        <w:t>(</w:t>
      </w:r>
      <w:r w:rsidR="007932F5" w:rsidRPr="00F81BC6">
        <w:rPr>
          <w:rFonts w:cs="Times New Roman"/>
        </w:rPr>
        <w:t>2020)</w:t>
      </w:r>
      <w:r w:rsidR="007932F5" w:rsidRPr="00F81BC6">
        <w:rPr>
          <w:rFonts w:cs="Times New Roman"/>
        </w:rPr>
        <w:fldChar w:fldCharType="end"/>
      </w:r>
      <w:r w:rsidR="00101C00" w:rsidRPr="00F81BC6">
        <w:rPr>
          <w:rFonts w:cs="Times New Roman"/>
        </w:rPr>
        <w:t>.</w:t>
      </w:r>
      <w:r w:rsidR="00E723FE" w:rsidRPr="00F81BC6">
        <w:rPr>
          <w:rFonts w:cs="Times New Roman"/>
        </w:rPr>
        <w:t xml:space="preserve"> </w:t>
      </w:r>
      <w:commentRangeEnd w:id="7"/>
      <w:r w:rsidR="00D42D4A">
        <w:rPr>
          <w:rStyle w:val="CommentReference"/>
        </w:rPr>
        <w:commentReference w:id="7"/>
      </w:r>
    </w:p>
    <w:p w14:paraId="5D31163E" w14:textId="77777777" w:rsidR="004846DB" w:rsidRDefault="00E643B3" w:rsidP="00D86FFE">
      <w:pPr>
        <w:rPr>
          <w:rFonts w:cs="Times New Roman"/>
        </w:rPr>
      </w:pPr>
      <w:commentRangeStart w:id="8"/>
      <w:r w:rsidRPr="00F81BC6">
        <w:rPr>
          <w:rFonts w:cs="Times New Roman"/>
        </w:rPr>
        <w:t>Dans cette étude, n</w:t>
      </w:r>
      <w:r w:rsidR="005A1D4D" w:rsidRPr="00F81BC6">
        <w:rPr>
          <w:rFonts w:cs="Times New Roman"/>
        </w:rPr>
        <w:t xml:space="preserve">ous avons ajusté </w:t>
      </w:r>
      <w:r w:rsidR="00227C55" w:rsidRPr="00F81BC6">
        <w:rPr>
          <w:rFonts w:cs="Times New Roman"/>
        </w:rPr>
        <w:t xml:space="preserve">cinq algorithmes de modèle différents pour modéliser les prédictions de distribution des vers de terre </w:t>
      </w:r>
      <w:r w:rsidR="005A1D4D" w:rsidRPr="00F81BC6">
        <w:rPr>
          <w:rFonts w:cs="Times New Roman"/>
        </w:rPr>
        <w:t>en utilisant des variables</w:t>
      </w:r>
      <w:r w:rsidR="0035763C" w:rsidRPr="00F81BC6">
        <w:rPr>
          <w:rFonts w:cs="Times New Roman"/>
        </w:rPr>
        <w:t xml:space="preserve"> de l’occupation du sol, </w:t>
      </w:r>
      <w:r w:rsidR="00B71D2B" w:rsidRPr="00F81BC6">
        <w:rPr>
          <w:rFonts w:cs="Times New Roman"/>
        </w:rPr>
        <w:t>des variables spatiales</w:t>
      </w:r>
      <w:r w:rsidR="00372442">
        <w:rPr>
          <w:rFonts w:cs="Times New Roman"/>
        </w:rPr>
        <w:t xml:space="preserve">, du </w:t>
      </w:r>
      <w:r w:rsidR="005A1D4D" w:rsidRPr="00F81BC6">
        <w:rPr>
          <w:rFonts w:cs="Times New Roman"/>
        </w:rPr>
        <w:t>climat</w:t>
      </w:r>
      <w:r w:rsidR="00015EF3">
        <w:rPr>
          <w:rFonts w:cs="Times New Roman"/>
        </w:rPr>
        <w:t xml:space="preserve"> et des variables pédologiques</w:t>
      </w:r>
      <w:r w:rsidR="00825CE5" w:rsidRPr="00F81BC6">
        <w:rPr>
          <w:rFonts w:cs="Times New Roman"/>
        </w:rPr>
        <w:t>.</w:t>
      </w:r>
      <w:r w:rsidR="00D8602A" w:rsidRPr="00F81BC6">
        <w:rPr>
          <w:rFonts w:cs="Times New Roman"/>
        </w:rPr>
        <w:t xml:space="preserve"> </w:t>
      </w:r>
      <w:commentRangeEnd w:id="8"/>
    </w:p>
    <w:p w14:paraId="104004B3" w14:textId="116B56B3" w:rsidR="004846DB" w:rsidRDefault="00F4776C" w:rsidP="00DB3113">
      <w:pPr>
        <w:pStyle w:val="Heading2"/>
      </w:pPr>
      <w:r w:rsidRPr="00F4776C">
        <w:t>Supériorité des méthodes d'ensemble dans la prédiction des communautés de vers de terre par rapport aux modèles de régression traditionnels</w:t>
      </w:r>
    </w:p>
    <w:p w14:paraId="7E89716B" w14:textId="5DC0263E" w:rsidR="00D46568" w:rsidRPr="00A7222A" w:rsidRDefault="003F7DAE" w:rsidP="00D86FFE">
      <w:pPr>
        <w:rPr>
          <w:rFonts w:cs="Times New Roman"/>
        </w:rPr>
      </w:pPr>
      <w:r>
        <w:rPr>
          <w:rStyle w:val="CommentReference"/>
        </w:rPr>
        <w:commentReference w:id="8"/>
      </w:r>
      <w:r w:rsidR="003B0737">
        <w:rPr>
          <w:rFonts w:cs="Times New Roman"/>
        </w:rPr>
        <w:t xml:space="preserve"> </w:t>
      </w:r>
      <w:r w:rsidR="00531A32" w:rsidRPr="00531A32">
        <w:rPr>
          <w:rFonts w:cs="Times New Roman"/>
        </w:rPr>
        <w:t xml:space="preserve">Nos résultats montrent que les modèles de forêts aléatoires (RF) et les modèles de boosting généralisés (GBM) prédisaient mieux la communauté des vers de terre </w:t>
      </w:r>
      <w:r w:rsidR="00A7222A">
        <w:rPr>
          <w:rFonts w:cs="Times New Roman"/>
        </w:rPr>
        <w:t>comparée</w:t>
      </w:r>
      <w:r w:rsidR="00531A32" w:rsidRPr="00531A32">
        <w:rPr>
          <w:rFonts w:cs="Times New Roman"/>
        </w:rPr>
        <w:t xml:space="preserve"> aux modèles de régression traditionnels (GLM et GAM) et aux réseaux de neurones artificiels (ANN). Ce résultat est conforme avec ceux trouvés par </w:t>
      </w:r>
      <w:r w:rsidR="00531A32" w:rsidRPr="00F81BC6">
        <w:rPr>
          <w:rFonts w:cs="Times New Roman"/>
        </w:rPr>
        <w:fldChar w:fldCharType="begin"/>
      </w:r>
      <w:r w:rsidR="00531A32">
        <w:rPr>
          <w:rFonts w:cs="Times New Roman"/>
        </w:rPr>
        <w:instrText xml:space="preserve"> ADDIN ZOTERO_ITEM CSL_CITATION {"citationID":"Qoge4cpB","properties":{"unsorted":true,"formattedCitation":"(Li &amp; Wang, 2013; Mi et al., 2017; Valavi et al., 2021)","plainCitation":"(Li &amp; Wang, 2013; Mi et al., 2017; Valavi et al., 2021)","dontUpdate":true,"noteIndex":0},"citationItems":[{"id":1032,"uris":["http://zotero.org/users/7119014/items/XECVIZYT"],"itemData":{"id":1032,"type":"article-journal","abstract":"Species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modelling","volume":"8","author":[{"family":"Li","given":"Xinhai"},{"family":"Wang","given":"Yuan"}],"issued":{"date-parts":[["2013"]]}}},{"id":1041,"uris":["http://zotero.org/users/7119014/items/RGK2L5P7"],"itemData":{"id":1041,"type":"article-journal","abstract":"Species distribution models (SDMs) have become an essential tool in ecology, biogeography, evolution and, more recently, in conservation biology. How to generalize species distributions in large undersampled areas, especially with few samples, is a fundamental issue of SDMs. In order to explore this issue, we used the best available presence records for the Hooded Crane (Grus monacha, n = 33), White-naped Crane (Grus vipio, n = 40), and Black-necked Crane (Grus nigricollis, n = 75) in China as three case studies, employing four powerful and commonly used machine learning algorithms to map the breeding distributions of the three species: TreeNet (Stochastic Gradient Boosting, Boosted Regression Tree Model), Random Forest, CART (Classification and Regression Tree) and Maxent (Maximum Entropy Models). In addition, we developed an ensemble forecast by averaging predicted probability of the above four models results. Commonly used model performance metrics (Area under ROC (AUC) and true skill statistic (TSS)) were employed to evaluate model accuracy. The latest satellite tracking data and compiled literature data were used as two independent testing datasets to confront model predictions. We found Random Forest demonstrated the best performance for the most assessment method, provided a better model fit to the testing data, and achieved better species range maps for each crane species in undersampled areas. Random Forest has been generally available for more than 20 years and has been known to perform extremely well in ecological predictions. However, while increasingly on the rise, its potential is still widely underused in conservation, (spatial) ecological applications and for inference. Our results show that it informs ecological and biogeographical theories as well as being suitable for conservation applications, specifically when the study area is undersampled. This method helps to save model-selection time and effort, and allows robust and rapid assessments and decisions for efficient conservation.","container-title":"PeerJ","DOI":"10.7717/peerj.2849","ISSN":"2167-8359","journalAbbreviation":"PeerJ","language":"en","note":"publisher: PeerJ Inc.","page":"e2849","source":"peerj.com","title":"Why choose Random Forest to predict rare species distribution with few samples in large undersampled areas? Three Asian crane species models provide supporting evidence","title-short":"Why choose Random Forest to predict rare species distribution with few samples in large undersampled areas?","volume":"5","author":[{"family":"Mi","given":"Chunrong"},{"family":"Huettmann","given":"Falk"},{"family":"Guo","given":"Yumin"},{"family":"Han","given":"Xuesong"},{"family":"Wen","given":"Lijia"}],"issued":{"date-parts":[["2017",1,12]]}}},{"id":1035,"uris":["http://zotero.org/users/7119014/items/KQTP8L6U"],"itemData":{"id":1035,"type":"article-journal","abstract":"The random forest (RF) algorithm is an ensemble of classification or regression trees and is widely used, including for species distribution modelling (SDM). Many researchers use implementations of RF in the R programming language with default parameters to analyse species presence-only data together with ‘background' samples. However, there is good evidence that RF with default parameters does not perform well for such ‘presence-background' modelling. This is often attributed to the disparity between the number of presence and background samples, also known as 'class imbalance', and several solutions have been proposed. Here, we first set the context: the background sample should be large enough to represent all environments in the region. We then aim to understand the drivers of poor performance of RF when models are fitted to presence-only species data alongside background samples. We show that 'class overlap' (where both classes occur in the same environment) is an important driver of poor performance, alongside class imbalance. Class overlap can even degrade performance for presence–absence data. We explain, test and evaluate suggested solutions. Using simulated and real presence-background data, we compare performance of default RF with other weighting and sampling approaches. Our results demonstrate clear evidence of improvement in the performance of RFs when techniques that explicitly manage imbalance are used. We show that these either limit or enforce tree depth. Without compromising the environmental representativeness of the sampled background, we identify approaches to fitting RF that ameliorate the effects of imbalance and overlap and allow excellent predictive performance. Understanding the problems of RF in presence-background modelling allows new insights into how best to fit models, and should guide future efforts to best deal with such data.","container-title":"Ecography","DOI":"10.1111/ecog.05615","ISSN":"1600-0587","issue":"12","language":"en","license":"© 2021 The Authors. Ecography published by John Wiley &amp; Sons Ltd on behalf of Nordic Society Oikos","note":"_eprint: https://onlinelibrary.wiley.com/doi/pdf/10.1111/ecog.05615","page":"1731-1742","source":"Wiley Online Library","title":"Modelling species presence-only data with random forests","volume":"44","author":[{"family":"Valavi","given":"Roozbeh"},{"family":"Elith","given":"Jane"},{"family":"Lahoz-Monfort","given":"José J."},{"family":"Guillera-Arroita","given":"Gurutzeta"}],"issued":{"date-parts":[["2021"]]}}}],"schema":"https://github.com/citation-style-language/schema/raw/master/csl-citation.json"} </w:instrText>
      </w:r>
      <w:r w:rsidR="00531A32" w:rsidRPr="00F81BC6">
        <w:rPr>
          <w:rFonts w:cs="Times New Roman"/>
        </w:rPr>
        <w:fldChar w:fldCharType="separate"/>
      </w:r>
      <w:r w:rsidR="00531A32" w:rsidRPr="00F81BC6">
        <w:rPr>
          <w:rFonts w:cs="Times New Roman"/>
        </w:rPr>
        <w:t>Li &amp; Wang (2013); Mi et al. (2017); Valavi et al. (2021)</w:t>
      </w:r>
      <w:r w:rsidR="00531A32" w:rsidRPr="00F81BC6">
        <w:rPr>
          <w:rFonts w:cs="Times New Roman"/>
        </w:rPr>
        <w:fldChar w:fldCharType="end"/>
      </w:r>
      <w:r w:rsidR="00531A32" w:rsidRPr="00531A32">
        <w:rPr>
          <w:rFonts w:cs="Times New Roman"/>
        </w:rPr>
        <w:t xml:space="preserve">, qui </w:t>
      </w:r>
      <w:r w:rsidR="00531A32" w:rsidRPr="00531A32">
        <w:rPr>
          <w:rFonts w:cs="Times New Roman"/>
        </w:rPr>
        <w:lastRenderedPageBreak/>
        <w:t>ont observé que le RF présentait des performances prédictives très élevées. De plus, une étude réalisée à l’échelle de l’Allemagne par Salako et al. (2023) utilisant différents algorithmes de prédiction a conclu que le RF était l’algorithme le plus performant pour prédire la communauté des vers de terre.</w:t>
      </w:r>
      <w:r w:rsidR="00A7222A">
        <w:rPr>
          <w:rFonts w:cs="Times New Roman"/>
        </w:rPr>
        <w:t xml:space="preserve"> </w:t>
      </w:r>
      <w:r w:rsidR="00054B67" w:rsidRPr="00F81BC6">
        <w:rPr>
          <w:rFonts w:cs="Times New Roman"/>
        </w:rPr>
        <w:t>Les performances élevées</w:t>
      </w:r>
      <w:r w:rsidR="009227CD" w:rsidRPr="00F81BC6">
        <w:rPr>
          <w:rFonts w:cs="Times New Roman"/>
        </w:rPr>
        <w:t xml:space="preserve"> </w:t>
      </w:r>
      <w:r w:rsidR="00195AA0" w:rsidRPr="00F81BC6">
        <w:rPr>
          <w:rFonts w:cs="Times New Roman"/>
        </w:rPr>
        <w:t>de</w:t>
      </w:r>
      <w:r w:rsidR="009227CD" w:rsidRPr="00F81BC6">
        <w:rPr>
          <w:rFonts w:cs="Times New Roman"/>
        </w:rPr>
        <w:t xml:space="preserve"> ces </w:t>
      </w:r>
      <w:r w:rsidR="00FB7FD1" w:rsidRPr="00F81BC6">
        <w:rPr>
          <w:rFonts w:cs="Times New Roman"/>
        </w:rPr>
        <w:t>algorithme</w:t>
      </w:r>
      <w:r w:rsidR="009323D0" w:rsidRPr="00F81BC6">
        <w:rPr>
          <w:rFonts w:cs="Times New Roman"/>
        </w:rPr>
        <w:t>s</w:t>
      </w:r>
      <w:r w:rsidR="00FB7FD1" w:rsidRPr="00F81BC6">
        <w:rPr>
          <w:rFonts w:cs="Times New Roman"/>
        </w:rPr>
        <w:t xml:space="preserve"> </w:t>
      </w:r>
      <w:r w:rsidR="009323D0" w:rsidRPr="00F81BC6">
        <w:rPr>
          <w:rFonts w:cs="Times New Roman"/>
        </w:rPr>
        <w:t>s’expliquent</w:t>
      </w:r>
      <w:r w:rsidR="00FB7FD1" w:rsidRPr="00F81BC6">
        <w:rPr>
          <w:rFonts w:cs="Times New Roman"/>
        </w:rPr>
        <w:t xml:space="preserve"> par le </w:t>
      </w:r>
      <w:r w:rsidR="00C748D6" w:rsidRPr="00F81BC6">
        <w:rPr>
          <w:rFonts w:cs="Times New Roman"/>
        </w:rPr>
        <w:t xml:space="preserve">fait </w:t>
      </w:r>
      <w:r w:rsidR="00FB7FD1" w:rsidRPr="00F81BC6">
        <w:rPr>
          <w:rFonts w:cs="Times New Roman"/>
        </w:rPr>
        <w:t xml:space="preserve">que </w:t>
      </w:r>
      <w:r w:rsidR="00195AA0" w:rsidRPr="00F81BC6">
        <w:rPr>
          <w:rFonts w:cs="Times New Roman"/>
        </w:rPr>
        <w:t xml:space="preserve">les </w:t>
      </w:r>
      <w:r w:rsidR="00FB7FD1" w:rsidRPr="00F81BC6">
        <w:rPr>
          <w:rFonts w:cs="Times New Roman"/>
        </w:rPr>
        <w:t xml:space="preserve">RF et </w:t>
      </w:r>
      <w:r w:rsidR="00195AA0" w:rsidRPr="00F81BC6">
        <w:rPr>
          <w:rFonts w:cs="Times New Roman"/>
        </w:rPr>
        <w:t xml:space="preserve">les </w:t>
      </w:r>
      <w:r w:rsidR="00FB7FD1" w:rsidRPr="00F81BC6">
        <w:rPr>
          <w:rFonts w:cs="Times New Roman"/>
        </w:rPr>
        <w:t xml:space="preserve">GBM </w:t>
      </w:r>
      <w:r w:rsidR="00FE2B6E" w:rsidRPr="00F81BC6">
        <w:rPr>
          <w:rFonts w:cs="Times New Roman"/>
        </w:rPr>
        <w:t xml:space="preserve">sont </w:t>
      </w:r>
      <w:r w:rsidR="00FB7FD1" w:rsidRPr="00F81BC6">
        <w:rPr>
          <w:rFonts w:cs="Times New Roman"/>
        </w:rPr>
        <w:t>comme des classificateurs d'ensemble</w:t>
      </w:r>
      <w:r w:rsidR="00FE2B6E" w:rsidRPr="00F81BC6">
        <w:rPr>
          <w:rFonts w:cs="Times New Roman"/>
        </w:rPr>
        <w:t xml:space="preserve"> et </w:t>
      </w:r>
      <w:r w:rsidR="00FB7FD1" w:rsidRPr="00F81BC6">
        <w:rPr>
          <w:rFonts w:cs="Times New Roman"/>
        </w:rPr>
        <w:t xml:space="preserve">qui consiste </w:t>
      </w:r>
      <w:r w:rsidR="00FE2B6E" w:rsidRPr="00F81BC6">
        <w:rPr>
          <w:rFonts w:cs="Times New Roman"/>
        </w:rPr>
        <w:t xml:space="preserve">à utiliser </w:t>
      </w:r>
      <w:r w:rsidR="00FB7FD1" w:rsidRPr="00F81BC6">
        <w:rPr>
          <w:rFonts w:cs="Times New Roman"/>
        </w:rPr>
        <w:t xml:space="preserve">plusieurs arbres alternatifs dans la prise de décision lors de la construction de prédictions de modèles </w:t>
      </w:r>
      <w:r w:rsidR="007E35A1" w:rsidRPr="00F81BC6">
        <w:rPr>
          <w:rFonts w:cs="Times New Roman"/>
        </w:rPr>
        <w:fldChar w:fldCharType="begin"/>
      </w:r>
      <w:r w:rsidR="007E35A1" w:rsidRPr="00F81BC6">
        <w:rPr>
          <w:rFonts w:cs="Times New Roman"/>
        </w:rPr>
        <w:instrText xml:space="preserve"> ADDIN ZOTERO_ITEM CSL_CITATION {"citationID":"5FzoIsuK","properties":{"formattedCitation":"(Breiman, 2001; Li &amp; Wang, 2013)","plainCitation":"(Breiman, 2001; Li &amp; Wang, 2013)","noteIndex":0},"citationItems":[{"id":1134,"uris":["http://zotero.org/users/7119014/items/G8G7SZYM"],"itemData":{"id":1134,"type":"article-journal","abstract":"Random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Forests","volume":"45","author":[{"family":"Breiman","given":"Leo"}],"issued":{"date-parts":[["2001",10,1]]}}},{"id":1032,"uris":["http://zotero.org/users/7119014/items/XECVIZYT"],"itemData":{"id":1032,"type":"article-journal","abstract":"Species distribution models have been used extensively in many fields, including climate change biology, landscape ecology and conservation biology. In the past 3 decades, a number of new models have been proposed, yet researchers still find it difficult to select appropriate models for data and objectives. In this review, we aim to provide insight into the prevailing species distribution models for newcomers in the field of modelling. We compared 11 popular models, including regression models (the generalized linear model, the generalized additive model, the multivariate adaptive regression splines model and hierarchical modelling), classification models (mixture discriminant analysis, the generalized boosting model, and classification and regression tree analysis) and complex models (artificial neural network, random forest, genetic algorithm for rule set production and maximum entropy approaches). Our objectives are: (i) to compare the strengths and weaknesses of the models, their characteristics and identify suitable situations for their use (in terms of data type and species–environment relationships) and (ii) to provide guidelines for model application, including 3 steps: model selection, model formulation and parameter estimation.","container-title":"Integrative Zoology","DOI":"10.1111/1749-4877.12000","ISSN":"1749-4877","issue":"2","language":"en","license":"© 2012 Wiley Publishing Asia Pty Ltd, ISZS and IOZ/CAS","note":"_eprint: https://onlinelibrary.wiley.com/doi/pdf/10.1111/1749-4877.12000","page":"124-135","source":"Wiley Online Library","title":"Applying various algorithms for species distribution modelling","volume":"8","author":[{"family":"Li","given":"Xinhai"},{"family":"Wang","given":"Yuan"}],"issued":{"date-parts":[["2013"]]}}}],"schema":"https://github.com/citation-style-language/schema/raw/master/csl-citation.json"} </w:instrText>
      </w:r>
      <w:r w:rsidR="007E35A1" w:rsidRPr="00F81BC6">
        <w:rPr>
          <w:rFonts w:cs="Times New Roman"/>
        </w:rPr>
        <w:fldChar w:fldCharType="separate"/>
      </w:r>
      <w:r w:rsidR="007E35A1" w:rsidRPr="00F81BC6">
        <w:rPr>
          <w:rFonts w:cs="Times New Roman"/>
        </w:rPr>
        <w:t>(Breiman, 2001; Li &amp; Wang, 2013)</w:t>
      </w:r>
      <w:r w:rsidR="007E35A1" w:rsidRPr="00F81BC6">
        <w:rPr>
          <w:rFonts w:cs="Times New Roman"/>
        </w:rPr>
        <w:fldChar w:fldCharType="end"/>
      </w:r>
      <w:r w:rsidR="001834E6" w:rsidRPr="00F81BC6">
        <w:rPr>
          <w:rFonts w:cs="Times New Roman"/>
        </w:rPr>
        <w:t>.</w:t>
      </w:r>
      <w:r w:rsidR="005D212B" w:rsidRPr="00F81BC6">
        <w:rPr>
          <w:rFonts w:cs="Times New Roman"/>
        </w:rPr>
        <w:t xml:space="preserve"> </w:t>
      </w:r>
      <w:r w:rsidR="004D120C" w:rsidRPr="00F81BC6">
        <w:rPr>
          <w:rFonts w:cs="Times New Roman"/>
        </w:rPr>
        <w:t xml:space="preserve">Leurs performances </w:t>
      </w:r>
      <w:r w:rsidR="008B5886" w:rsidRPr="00F81BC6">
        <w:rPr>
          <w:rFonts w:cs="Times New Roman"/>
        </w:rPr>
        <w:t>s’expliquent</w:t>
      </w:r>
      <w:r w:rsidR="004D120C" w:rsidRPr="00F81BC6">
        <w:rPr>
          <w:rFonts w:cs="Times New Roman"/>
        </w:rPr>
        <w:t xml:space="preserve"> aussi par le fait qu’il</w:t>
      </w:r>
      <w:r w:rsidR="00B1728D" w:rsidRPr="00F81BC6">
        <w:rPr>
          <w:rFonts w:cs="Times New Roman"/>
        </w:rPr>
        <w:t xml:space="preserve"> capture mieux les relations non linéaires entre les variables explicatives et l</w:t>
      </w:r>
      <w:r w:rsidR="00557767" w:rsidRPr="00F81BC6">
        <w:rPr>
          <w:rFonts w:cs="Times New Roman"/>
        </w:rPr>
        <w:t>es</w:t>
      </w:r>
      <w:r w:rsidR="00B1728D" w:rsidRPr="00F81BC6">
        <w:rPr>
          <w:rFonts w:cs="Times New Roman"/>
        </w:rPr>
        <w:t xml:space="preserve"> variable</w:t>
      </w:r>
      <w:r w:rsidR="00557767" w:rsidRPr="00F81BC6">
        <w:rPr>
          <w:rFonts w:cs="Times New Roman"/>
        </w:rPr>
        <w:t>s de</w:t>
      </w:r>
      <w:r w:rsidR="00B1728D" w:rsidRPr="00F81BC6">
        <w:rPr>
          <w:rFonts w:cs="Times New Roman"/>
        </w:rPr>
        <w:t xml:space="preserve"> réponse</w:t>
      </w:r>
      <w:r w:rsidR="00557767" w:rsidRPr="00F81BC6">
        <w:rPr>
          <w:rFonts w:cs="Times New Roman"/>
        </w:rPr>
        <w:t>s</w:t>
      </w:r>
      <w:r w:rsidR="00B1728D" w:rsidRPr="00F81BC6">
        <w:rPr>
          <w:rFonts w:cs="Times New Roman"/>
        </w:rPr>
        <w:t xml:space="preserve">, </w:t>
      </w:r>
      <w:r w:rsidR="00AD515C">
        <w:rPr>
          <w:rFonts w:cs="Times New Roman"/>
        </w:rPr>
        <w:t xml:space="preserve">ils sont </w:t>
      </w:r>
      <w:r w:rsidR="00AA0259" w:rsidRPr="00F81BC6">
        <w:rPr>
          <w:rFonts w:cs="Times New Roman"/>
        </w:rPr>
        <w:t xml:space="preserve">plus </w:t>
      </w:r>
      <w:r w:rsidR="0067458C" w:rsidRPr="00F81BC6">
        <w:rPr>
          <w:rFonts w:cs="Times New Roman"/>
        </w:rPr>
        <w:t>r</w:t>
      </w:r>
      <w:r w:rsidR="00AA0259" w:rsidRPr="00F81BC6">
        <w:rPr>
          <w:rFonts w:cs="Times New Roman"/>
        </w:rPr>
        <w:t>obuste</w:t>
      </w:r>
      <w:r w:rsidR="0067458C" w:rsidRPr="00F81BC6">
        <w:rPr>
          <w:rFonts w:cs="Times New Roman"/>
        </w:rPr>
        <w:t>s</w:t>
      </w:r>
      <w:r w:rsidR="00AA0259" w:rsidRPr="00F81BC6">
        <w:rPr>
          <w:rFonts w:cs="Times New Roman"/>
        </w:rPr>
        <w:t xml:space="preserve"> aux valeurs aberrantes</w:t>
      </w:r>
      <w:r w:rsidR="002250C0" w:rsidRPr="00F81BC6">
        <w:rPr>
          <w:rFonts w:cs="Times New Roman"/>
        </w:rPr>
        <w:t xml:space="preserve"> et </w:t>
      </w:r>
      <w:r w:rsidR="00B57D0C" w:rsidRPr="00F81BC6">
        <w:rPr>
          <w:rFonts w:cs="Times New Roman"/>
        </w:rPr>
        <w:t>ils gèrent</w:t>
      </w:r>
      <w:r w:rsidR="002250C0" w:rsidRPr="00F81BC6">
        <w:rPr>
          <w:rFonts w:cs="Times New Roman"/>
        </w:rPr>
        <w:t xml:space="preserve"> aussi mieux les interactions entre les variables</w:t>
      </w:r>
      <w:r w:rsidR="00B57D0C" w:rsidRPr="00F81BC6">
        <w:rPr>
          <w:rFonts w:cs="Times New Roman"/>
        </w:rPr>
        <w:t xml:space="preserve"> </w:t>
      </w:r>
      <w:r w:rsidR="00B57D0C" w:rsidRPr="00F81BC6">
        <w:rPr>
          <w:rFonts w:cs="Times New Roman"/>
        </w:rPr>
        <w:fldChar w:fldCharType="begin"/>
      </w:r>
      <w:r w:rsidR="00B57D0C" w:rsidRPr="00F81BC6">
        <w:rPr>
          <w:rFonts w:cs="Times New Roman"/>
        </w:rPr>
        <w:instrText xml:space="preserve"> ADDIN ZOTERO_ITEM CSL_CITATION {"citationID":"mpDWvE9e","properties":{"formattedCitation":"(Breiman, 2001)","plainCitation":"(Breiman, 2001)","noteIndex":0},"citationItems":[{"id":1134,"uris":["http://zotero.org/users/7119014/items/G8G7SZYM"],"itemData":{"id":1134,"type":"article-journal","abstract":"Random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B57D0C" w:rsidRPr="00F81BC6">
        <w:rPr>
          <w:rFonts w:cs="Times New Roman"/>
        </w:rPr>
        <w:fldChar w:fldCharType="separate"/>
      </w:r>
      <w:r w:rsidR="00B57D0C" w:rsidRPr="00F81BC6">
        <w:rPr>
          <w:rFonts w:cs="Times New Roman"/>
        </w:rPr>
        <w:t>(Breiman, 2001)</w:t>
      </w:r>
      <w:r w:rsidR="00B57D0C" w:rsidRPr="00F81BC6">
        <w:rPr>
          <w:rFonts w:cs="Times New Roman"/>
        </w:rPr>
        <w:fldChar w:fldCharType="end"/>
      </w:r>
      <w:r w:rsidR="00B1728D" w:rsidRPr="00F81BC6">
        <w:rPr>
          <w:rFonts w:cs="Times New Roman"/>
        </w:rPr>
        <w:t xml:space="preserve">. </w:t>
      </w:r>
      <w:r w:rsidR="002363A0" w:rsidRPr="00F81BC6">
        <w:rPr>
          <w:rFonts w:cs="Times New Roman"/>
        </w:rPr>
        <w:t xml:space="preserve">Compte tenue donc du potentiel de prédiction </w:t>
      </w:r>
      <w:r w:rsidR="00AB32EA" w:rsidRPr="00F81BC6">
        <w:rPr>
          <w:rFonts w:cs="Times New Roman"/>
        </w:rPr>
        <w:t>élevée</w:t>
      </w:r>
      <w:r w:rsidR="002363A0" w:rsidRPr="00F81BC6">
        <w:rPr>
          <w:rFonts w:cs="Times New Roman"/>
        </w:rPr>
        <w:t xml:space="preserve"> des</w:t>
      </w:r>
      <w:r w:rsidR="00F551B7">
        <w:rPr>
          <w:rFonts w:cs="Times New Roman"/>
        </w:rPr>
        <w:t xml:space="preserve"> RF et des GBM</w:t>
      </w:r>
      <w:r w:rsidR="001107F9" w:rsidRPr="00F81BC6">
        <w:rPr>
          <w:rFonts w:cs="Times New Roman"/>
        </w:rPr>
        <w:t xml:space="preserve">, il serait intéressant </w:t>
      </w:r>
      <w:r w:rsidR="00EE09C7" w:rsidRPr="00F81BC6">
        <w:rPr>
          <w:rFonts w:cs="Times New Roman"/>
        </w:rPr>
        <w:t>de les utilis</w:t>
      </w:r>
      <w:r>
        <w:rPr>
          <w:rFonts w:cs="Times New Roman"/>
        </w:rPr>
        <w:t>er</w:t>
      </w:r>
      <w:r w:rsidR="00EE09C7" w:rsidRPr="00F81BC6">
        <w:rPr>
          <w:rFonts w:cs="Times New Roman"/>
        </w:rPr>
        <w:t xml:space="preserve"> dans les études écologique et ne pas se limiter </w:t>
      </w:r>
      <w:r w:rsidR="00EA5B0E" w:rsidRPr="00F81BC6">
        <w:rPr>
          <w:rFonts w:cs="Times New Roman"/>
        </w:rPr>
        <w:t xml:space="preserve">à </w:t>
      </w:r>
      <w:r w:rsidR="00C07AA6" w:rsidRPr="00F81BC6">
        <w:rPr>
          <w:rFonts w:cs="Times New Roman"/>
        </w:rPr>
        <w:t>utiliser</w:t>
      </w:r>
      <w:r w:rsidR="00EA5B0E" w:rsidRPr="00F81BC6">
        <w:rPr>
          <w:rFonts w:cs="Times New Roman"/>
        </w:rPr>
        <w:t xml:space="preserve"> </w:t>
      </w:r>
      <w:r w:rsidR="00136D53" w:rsidRPr="00F81BC6">
        <w:rPr>
          <w:rFonts w:cs="Times New Roman"/>
        </w:rPr>
        <w:t>uniq</w:t>
      </w:r>
      <w:r w:rsidR="00C07AA6" w:rsidRPr="00F81BC6">
        <w:rPr>
          <w:rFonts w:cs="Times New Roman"/>
        </w:rPr>
        <w:t>ue</w:t>
      </w:r>
      <w:r w:rsidR="00136D53" w:rsidRPr="00F81BC6">
        <w:rPr>
          <w:rFonts w:cs="Times New Roman"/>
        </w:rPr>
        <w:t xml:space="preserve">ment les </w:t>
      </w:r>
      <w:r w:rsidR="00EA5B0E" w:rsidRPr="00F81BC6">
        <w:rPr>
          <w:rFonts w:cs="Times New Roman"/>
        </w:rPr>
        <w:t>algorithme</w:t>
      </w:r>
      <w:r w:rsidR="00136D53" w:rsidRPr="00F81BC6">
        <w:rPr>
          <w:rFonts w:cs="Times New Roman"/>
        </w:rPr>
        <w:t xml:space="preserve"> de régression traditionnelle</w:t>
      </w:r>
      <w:r w:rsidR="009A258D" w:rsidRPr="00F81BC6">
        <w:rPr>
          <w:rFonts w:cs="Times New Roman"/>
        </w:rPr>
        <w:t xml:space="preserve"> </w:t>
      </w:r>
      <w:r>
        <w:rPr>
          <w:rFonts w:cs="Times New Roman"/>
          <w:szCs w:val="24"/>
        </w:rPr>
        <w:t>(</w:t>
      </w:r>
      <w:r w:rsidR="00BD36E5" w:rsidRPr="00F81BC6">
        <w:rPr>
          <w:rFonts w:cs="Times New Roman"/>
          <w:szCs w:val="24"/>
        </w:rPr>
        <w:fldChar w:fldCharType="begin"/>
      </w:r>
      <w:r w:rsidR="00B57D0C" w:rsidRPr="00F81BC6">
        <w:rPr>
          <w:rFonts w:cs="Times New Roman"/>
          <w:szCs w:val="24"/>
        </w:rPr>
        <w:instrText xml:space="preserve"> ADDIN ZOTERO_ITEM CSL_CITATION {"citationID":"D07KeG6U","properties":{"formattedCitation":"(Rutgers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BD36E5" w:rsidRPr="00F81BC6">
        <w:rPr>
          <w:rFonts w:cs="Times New Roman"/>
          <w:szCs w:val="24"/>
        </w:rPr>
        <w:fldChar w:fldCharType="separate"/>
      </w:r>
      <w:r w:rsidR="00BD36E5" w:rsidRPr="00F81BC6">
        <w:rPr>
          <w:rFonts w:cs="Times New Roman"/>
          <w:szCs w:val="24"/>
        </w:rPr>
        <w:t>Rutgers et al. (2016)</w:t>
      </w:r>
      <w:r w:rsidR="00BD36E5" w:rsidRPr="00F81BC6">
        <w:rPr>
          <w:rFonts w:cs="Times New Roman"/>
          <w:szCs w:val="24"/>
        </w:rPr>
        <w:fldChar w:fldCharType="end"/>
      </w:r>
      <w:r w:rsidR="00BD36E5" w:rsidRPr="00F81BC6">
        <w:rPr>
          <w:rFonts w:cs="Times New Roman"/>
          <w:szCs w:val="24"/>
        </w:rPr>
        <w:t xml:space="preserve"> </w:t>
      </w:r>
      <w:r w:rsidR="00BD36E5" w:rsidRPr="00F81BC6">
        <w:rPr>
          <w:rFonts w:cs="Times New Roman"/>
          <w:szCs w:val="24"/>
        </w:rPr>
        <w:fldChar w:fldCharType="begin"/>
      </w:r>
      <w:r w:rsidR="00B57D0C" w:rsidRPr="00F81BC6">
        <w:rPr>
          <w:rFonts w:cs="Times New Roman"/>
          <w:szCs w:val="24"/>
        </w:rPr>
        <w:instrText xml:space="preserve"> ADDIN ZOTERO_ITEM CSL_CITATION {"citationID":"ehg5axip","properties":{"formattedCitation":"(Phillips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BD36E5" w:rsidRPr="00F81BC6">
        <w:rPr>
          <w:rFonts w:cs="Times New Roman"/>
          <w:szCs w:val="24"/>
        </w:rPr>
        <w:fldChar w:fldCharType="separate"/>
      </w:r>
      <w:r w:rsidR="00BD36E5" w:rsidRPr="00F81BC6">
        <w:rPr>
          <w:rFonts w:cs="Times New Roman"/>
          <w:szCs w:val="24"/>
        </w:rPr>
        <w:t>Phillips et al. (2019)</w:t>
      </w:r>
      <w:r w:rsidR="00BD36E5" w:rsidRPr="00F81BC6">
        <w:rPr>
          <w:rFonts w:cs="Times New Roman"/>
          <w:szCs w:val="24"/>
        </w:rPr>
        <w:fldChar w:fldCharType="end"/>
      </w:r>
      <w:r w:rsidR="00BD36E5" w:rsidRPr="00F81BC6">
        <w:rPr>
          <w:rFonts w:cs="Times New Roman"/>
          <w:szCs w:val="24"/>
        </w:rPr>
        <w:t>.</w:t>
      </w:r>
      <w:r w:rsidR="00DC553D" w:rsidRPr="00F81BC6">
        <w:rPr>
          <w:rFonts w:cs="Times New Roman"/>
          <w:szCs w:val="24"/>
        </w:rPr>
        <w:t xml:space="preserve"> </w:t>
      </w:r>
      <w:r w:rsidR="00805BA4">
        <w:rPr>
          <w:rFonts w:cs="Times New Roman"/>
          <w:szCs w:val="24"/>
        </w:rPr>
        <w:t>Cependant,</w:t>
      </w:r>
      <w:r w:rsidR="006A01EA">
        <w:rPr>
          <w:rFonts w:cs="Times New Roman"/>
          <w:szCs w:val="24"/>
        </w:rPr>
        <w:t xml:space="preserve"> </w:t>
      </w:r>
      <w:r w:rsidR="00FF3709" w:rsidRPr="00F81BC6">
        <w:rPr>
          <w:rFonts w:cs="Times New Roman"/>
          <w:szCs w:val="24"/>
        </w:rPr>
        <w:t>les RF</w:t>
      </w:r>
      <w:r w:rsidR="006A01EA">
        <w:rPr>
          <w:rFonts w:cs="Times New Roman"/>
          <w:szCs w:val="24"/>
        </w:rPr>
        <w:t xml:space="preserve"> et les </w:t>
      </w:r>
      <w:r w:rsidR="00FF3709" w:rsidRPr="00F81BC6">
        <w:rPr>
          <w:rFonts w:cs="Times New Roman"/>
          <w:szCs w:val="24"/>
        </w:rPr>
        <w:t>GBM demande</w:t>
      </w:r>
      <w:r w:rsidR="005A37EB">
        <w:rPr>
          <w:rFonts w:cs="Times New Roman"/>
          <w:szCs w:val="24"/>
        </w:rPr>
        <w:t>nt</w:t>
      </w:r>
      <w:r w:rsidR="00FF3709" w:rsidRPr="00F81BC6">
        <w:rPr>
          <w:rFonts w:cs="Times New Roman"/>
          <w:szCs w:val="24"/>
        </w:rPr>
        <w:t xml:space="preserve"> des quantités de données importante </w:t>
      </w:r>
      <w:r w:rsidR="00451621" w:rsidRPr="00F81BC6">
        <w:rPr>
          <w:rFonts w:cs="Times New Roman"/>
          <w:szCs w:val="24"/>
        </w:rPr>
        <w:t xml:space="preserve">pour avoir </w:t>
      </w:r>
      <w:r w:rsidR="00D93176" w:rsidRPr="00F81BC6">
        <w:rPr>
          <w:rFonts w:cs="Times New Roman"/>
          <w:szCs w:val="24"/>
        </w:rPr>
        <w:t>des bonnes performances prédictives</w:t>
      </w:r>
      <w:r w:rsidR="00451621" w:rsidRPr="00F81BC6">
        <w:rPr>
          <w:rFonts w:cs="Times New Roman"/>
          <w:szCs w:val="24"/>
        </w:rPr>
        <w:t xml:space="preserve"> </w:t>
      </w:r>
      <w:r w:rsidR="00D93176" w:rsidRPr="00F81BC6">
        <w:rPr>
          <w:rFonts w:cs="Times New Roman"/>
          <w:szCs w:val="24"/>
        </w:rPr>
        <w:fldChar w:fldCharType="begin"/>
      </w:r>
      <w:r w:rsidR="00D93176" w:rsidRPr="00F81BC6">
        <w:rPr>
          <w:rFonts w:cs="Times New Roman"/>
          <w:szCs w:val="24"/>
        </w:rPr>
        <w:instrText xml:space="preserve"> ADDIN ZOTERO_ITEM CSL_CITATION {"citationID":"IcX2zAFC","properties":{"formattedCitation":"(Yiu, 2021)","plainCitation":"(Yiu, 2021)","noteIndex":0},"citationItems":[{"id":1043,"uris":["http://zotero.org/users/7119014/items/L6P9R48S"],"itemData":{"id":1043,"type":"webpage","abstract":"How the Algorithm Works and Why it Is So Effective","container-title":"Medium","language":"en","title":"Understanding Random Forest","URL":"https://towardsdatascience.com/understanding-random-forest-58381e0602d2","author":[{"family":"Yiu","given":"Tony"}],"accessed":{"date-parts":[["2024",1,18]]},"issued":{"date-parts":[["2021",9,29]]}}}],"schema":"https://github.com/citation-style-language/schema/raw/master/csl-citation.json"} </w:instrText>
      </w:r>
      <w:r w:rsidR="00D93176" w:rsidRPr="00F81BC6">
        <w:rPr>
          <w:rFonts w:cs="Times New Roman"/>
          <w:szCs w:val="24"/>
        </w:rPr>
        <w:fldChar w:fldCharType="separate"/>
      </w:r>
      <w:r w:rsidR="00D93176" w:rsidRPr="00F81BC6">
        <w:rPr>
          <w:rFonts w:cs="Times New Roman"/>
        </w:rPr>
        <w:t>(Yiu, 2021)</w:t>
      </w:r>
      <w:r w:rsidR="00D93176" w:rsidRPr="00F81BC6">
        <w:rPr>
          <w:rFonts w:cs="Times New Roman"/>
          <w:szCs w:val="24"/>
        </w:rPr>
        <w:fldChar w:fldCharType="end"/>
      </w:r>
      <w:r w:rsidR="00755902" w:rsidRPr="00F81BC6">
        <w:rPr>
          <w:rFonts w:cs="Times New Roman"/>
          <w:szCs w:val="24"/>
        </w:rPr>
        <w:t xml:space="preserve">. </w:t>
      </w:r>
      <w:r w:rsidR="0007748E">
        <w:rPr>
          <w:rFonts w:cs="Times New Roman"/>
        </w:rPr>
        <w:t>Cela montre donc que les perform</w:t>
      </w:r>
      <w:r w:rsidR="00D72DB7">
        <w:rPr>
          <w:rFonts w:cs="Times New Roman"/>
        </w:rPr>
        <w:t>ances des modèles pourront être améliorer</w:t>
      </w:r>
      <w:r w:rsidR="00934877">
        <w:rPr>
          <w:rFonts w:cs="Times New Roman"/>
        </w:rPr>
        <w:t xml:space="preserve"> à l’avenir </w:t>
      </w:r>
      <w:r w:rsidR="00D379B5">
        <w:rPr>
          <w:rFonts w:cs="Times New Roman"/>
        </w:rPr>
        <w:t xml:space="preserve">si nous arrivons à fusionnée et </w:t>
      </w:r>
      <w:r w:rsidR="00796B7E">
        <w:rPr>
          <w:rFonts w:cs="Times New Roman"/>
        </w:rPr>
        <w:t>homogénéisé les diffèrent base de données qui existent entre les unités de recherche mais aussi entre les pays.</w:t>
      </w:r>
      <w:r w:rsidR="00D72DB7">
        <w:rPr>
          <w:rFonts w:cs="Times New Roman"/>
        </w:rPr>
        <w:t xml:space="preserve"> </w:t>
      </w:r>
      <w:r w:rsidR="0033745F">
        <w:rPr>
          <w:rFonts w:cs="Times New Roman"/>
        </w:rPr>
        <w:t>L’autre limites de</w:t>
      </w:r>
      <w:r w:rsidR="00801995">
        <w:rPr>
          <w:rFonts w:cs="Times New Roman"/>
        </w:rPr>
        <w:t>s RF</w:t>
      </w:r>
      <w:r w:rsidR="00A55687">
        <w:rPr>
          <w:rFonts w:cs="Times New Roman"/>
        </w:rPr>
        <w:t xml:space="preserve"> et des </w:t>
      </w:r>
      <w:r w:rsidR="00801995">
        <w:rPr>
          <w:rFonts w:cs="Times New Roman"/>
        </w:rPr>
        <w:t xml:space="preserve">GBM </w:t>
      </w:r>
      <w:r w:rsidR="0068406C">
        <w:rPr>
          <w:rFonts w:cs="Times New Roman"/>
        </w:rPr>
        <w:t>est</w:t>
      </w:r>
      <w:r w:rsidR="0033745F">
        <w:rPr>
          <w:rFonts w:cs="Times New Roman"/>
        </w:rPr>
        <w:t xml:space="preserve"> </w:t>
      </w:r>
      <w:r w:rsidR="00D33BC0">
        <w:rPr>
          <w:rFonts w:cs="Times New Roman"/>
        </w:rPr>
        <w:t>leurs faibles interprétabilités</w:t>
      </w:r>
      <w:r w:rsidR="000B515B">
        <w:rPr>
          <w:rFonts w:cs="Times New Roman"/>
        </w:rPr>
        <w:t xml:space="preserve"> mais </w:t>
      </w:r>
      <w:r w:rsidR="001E43CD">
        <w:rPr>
          <w:rFonts w:cs="Times New Roman"/>
        </w:rPr>
        <w:t xml:space="preserve">cela </w:t>
      </w:r>
      <w:r w:rsidR="000B515B">
        <w:rPr>
          <w:rFonts w:cs="Times New Roman"/>
        </w:rPr>
        <w:t xml:space="preserve">semble être de moins en </w:t>
      </w:r>
      <w:r w:rsidR="005570F0">
        <w:rPr>
          <w:rFonts w:cs="Times New Roman"/>
        </w:rPr>
        <w:t xml:space="preserve">moins vrai car </w:t>
      </w:r>
      <w:r w:rsidR="002401FE">
        <w:rPr>
          <w:rFonts w:cs="Times New Roman"/>
        </w:rPr>
        <w:t xml:space="preserve">des nombreux outils existent maintenant pour mieux comprendre et </w:t>
      </w:r>
      <w:r w:rsidR="00985DDF">
        <w:rPr>
          <w:rFonts w:cs="Times New Roman"/>
        </w:rPr>
        <w:t>interprété</w:t>
      </w:r>
      <w:r w:rsidR="002401FE">
        <w:rPr>
          <w:rFonts w:cs="Times New Roman"/>
        </w:rPr>
        <w:t xml:space="preserve"> les modèle</w:t>
      </w:r>
      <w:r w:rsidR="0015330A">
        <w:rPr>
          <w:rFonts w:cs="Times New Roman"/>
        </w:rPr>
        <w:t>s</w:t>
      </w:r>
      <w:r w:rsidR="002401FE">
        <w:rPr>
          <w:rFonts w:cs="Times New Roman"/>
        </w:rPr>
        <w:t xml:space="preserve"> de machine </w:t>
      </w:r>
      <w:r w:rsidR="00985DDF">
        <w:rPr>
          <w:rFonts w:cs="Times New Roman"/>
        </w:rPr>
        <w:t>learning</w:t>
      </w:r>
      <w:r w:rsidR="002401FE">
        <w:rPr>
          <w:rFonts w:cs="Times New Roman"/>
        </w:rPr>
        <w:t xml:space="preserve">. Par exemple, </w:t>
      </w:r>
      <w:r w:rsidR="00A55687">
        <w:rPr>
          <w:rFonts w:cs="Times New Roman"/>
        </w:rPr>
        <w:t>l</w:t>
      </w:r>
      <w:r w:rsidR="002401FE" w:rsidRPr="002401FE">
        <w:rPr>
          <w:rFonts w:cs="Times New Roman"/>
        </w:rPr>
        <w:t xml:space="preserve">e package </w:t>
      </w:r>
      <w:r w:rsidR="00985DDF">
        <w:rPr>
          <w:rFonts w:cs="Times New Roman"/>
        </w:rPr>
        <w:t>« iml »</w:t>
      </w:r>
      <w:r w:rsidR="002401FE" w:rsidRPr="002401FE">
        <w:rPr>
          <w:rFonts w:cs="Times New Roman"/>
        </w:rPr>
        <w:t xml:space="preserve"> fournit des outils </w:t>
      </w:r>
      <w:r w:rsidR="00985DDF">
        <w:rPr>
          <w:rFonts w:cs="Times New Roman"/>
        </w:rPr>
        <w:t xml:space="preserve">très pertinentes </w:t>
      </w:r>
      <w:r w:rsidR="002401FE" w:rsidRPr="002401FE">
        <w:rPr>
          <w:rFonts w:cs="Times New Roman"/>
        </w:rPr>
        <w:t>pour analyser n'importe quel modèle d'apprentissage automatique en boîte noire</w:t>
      </w:r>
      <w:r w:rsidR="00A67E56">
        <w:rPr>
          <w:rFonts w:cs="Times New Roman"/>
        </w:rPr>
        <w:t>. Le package permet d’explo</w:t>
      </w:r>
      <w:r w:rsidR="009679C1">
        <w:rPr>
          <w:rFonts w:cs="Times New Roman"/>
        </w:rPr>
        <w:t>rer</w:t>
      </w:r>
      <w:r w:rsidR="0071696A">
        <w:rPr>
          <w:rFonts w:cs="Times New Roman"/>
        </w:rPr>
        <w:t xml:space="preserve"> </w:t>
      </w:r>
      <w:r w:rsidR="009679C1">
        <w:rPr>
          <w:rFonts w:cs="Times New Roman"/>
        </w:rPr>
        <w:t>l’</w:t>
      </w:r>
      <w:r w:rsidR="0071696A">
        <w:rPr>
          <w:rFonts w:cs="Times New Roman"/>
          <w:szCs w:val="24"/>
        </w:rPr>
        <w:t>i</w:t>
      </w:r>
      <w:r w:rsidR="003E4673" w:rsidRPr="003E4673">
        <w:rPr>
          <w:rFonts w:cs="Times New Roman"/>
          <w:szCs w:val="24"/>
        </w:rPr>
        <w:t>mportance</w:t>
      </w:r>
      <w:r w:rsidR="00EE5B93">
        <w:rPr>
          <w:rFonts w:cs="Times New Roman"/>
          <w:szCs w:val="24"/>
        </w:rPr>
        <w:t xml:space="preserve">, </w:t>
      </w:r>
      <w:r w:rsidR="009679C1">
        <w:rPr>
          <w:rFonts w:cs="Times New Roman"/>
          <w:szCs w:val="24"/>
        </w:rPr>
        <w:t>les e</w:t>
      </w:r>
      <w:r w:rsidR="00FE754C">
        <w:rPr>
          <w:rFonts w:cs="Times New Roman"/>
          <w:szCs w:val="24"/>
        </w:rPr>
        <w:t xml:space="preserve">ffets </w:t>
      </w:r>
      <w:r w:rsidR="00DC21AD">
        <w:rPr>
          <w:rFonts w:cs="Times New Roman"/>
          <w:szCs w:val="24"/>
        </w:rPr>
        <w:t xml:space="preserve">et les </w:t>
      </w:r>
      <w:r w:rsidR="00FE754C">
        <w:rPr>
          <w:rFonts w:cs="Times New Roman"/>
          <w:szCs w:val="24"/>
        </w:rPr>
        <w:t>interaction</w:t>
      </w:r>
      <w:r w:rsidR="00DC21AD">
        <w:rPr>
          <w:rFonts w:cs="Times New Roman"/>
          <w:szCs w:val="24"/>
        </w:rPr>
        <w:t>s</w:t>
      </w:r>
      <w:r w:rsidR="00FE754C">
        <w:rPr>
          <w:rFonts w:cs="Times New Roman"/>
          <w:szCs w:val="24"/>
        </w:rPr>
        <w:t xml:space="preserve"> des variables </w:t>
      </w:r>
      <w:r w:rsidR="001C4B1B">
        <w:rPr>
          <w:rFonts w:cs="Times New Roman"/>
          <w:szCs w:val="24"/>
        </w:rPr>
        <w:t>tout en proposant des</w:t>
      </w:r>
      <w:r w:rsidR="000759F2">
        <w:rPr>
          <w:rFonts w:cs="Times New Roman"/>
          <w:szCs w:val="24"/>
        </w:rPr>
        <w:t xml:space="preserve"> modèles de substituions</w:t>
      </w:r>
      <w:r w:rsidR="00B72137">
        <w:rPr>
          <w:rFonts w:cs="Times New Roman"/>
          <w:szCs w:val="24"/>
        </w:rPr>
        <w:t xml:space="preserve"> </w:t>
      </w:r>
      <w:r w:rsidR="00B72137">
        <w:rPr>
          <w:rFonts w:cs="Times New Roman"/>
          <w:szCs w:val="24"/>
        </w:rPr>
        <w:fldChar w:fldCharType="begin"/>
      </w:r>
      <w:r w:rsidR="00B72137">
        <w:rPr>
          <w:rFonts w:cs="Times New Roman"/>
          <w:szCs w:val="24"/>
        </w:rPr>
        <w:instrText xml:space="preserve"> ADDIN ZOTERO_ITEM CSL_CITATION {"citationID":"MZPZ7yKL","properties":{"formattedCitation":"(Casalicchio et al., 2024)","plainCitation":"(Casalicchio et al., 2024)","noteIndex":0},"citationItems":[{"id":1159,"uris":["http://zotero.org/users/7119014/items/ZEM2TT3C"],"itemData":{"id":1159,"type":"software","abstract":"Interpretability methods to analyze the behavior and predictions of any machine learning model. Implemented methods are: Feature importance described by Fisher et al. (2018) &lt;doi:10.48550/arxiv.1801.01489&gt;, accumulated local effects plots described by Apley (2018) &lt;doi:10.48550/arxiv.1612.08468&gt;, partial dependence plots described by Friedman (2001) &lt;www.jstor.org/stable/2699986&gt;, individual conditional expectation ('ice') plots described by Goldstein et al. (2013) &lt;doi:10.1080/10618600.2014.907095&gt;, local models (variant of 'lime') described by Ribeiro et. al (2016) &lt;doi:10.48550/arXiv.1602.04938&gt;, the Shapley Value described by Strumbelj et. al (2014) &lt;doi:10.1007/s10115-013-0679-x&gt;, feature interactions described by Friedman et. al &lt;doi:10.1214/07-AOAS148&gt; and tree surrogate models.","license":"MIT + file LICENSE","source":"R-Packages","title":"iml: Interpretable Machine Learning","title-short":"iml","URL":"https://cran.r-project.org/web/packages/iml/","version":"0.11.3","author":[{"family":"Casalicchio","given":"Giuseppe"},{"family":"Molnar","given":"Christoph"},{"family":"Schratz","given":"Patrick"}],"accessed":{"date-parts":[["2024",5,16]]},"issued":{"date-parts":[["2024",4,27]]}}}],"schema":"https://github.com/citation-style-language/schema/raw/master/csl-citation.json"} </w:instrText>
      </w:r>
      <w:r w:rsidR="00B72137">
        <w:rPr>
          <w:rFonts w:cs="Times New Roman"/>
          <w:szCs w:val="24"/>
        </w:rPr>
        <w:fldChar w:fldCharType="separate"/>
      </w:r>
      <w:r w:rsidR="00B72137" w:rsidRPr="00B72137">
        <w:rPr>
          <w:rFonts w:cs="Times New Roman"/>
        </w:rPr>
        <w:t>(Casalicchio et al., 2024)</w:t>
      </w:r>
      <w:r w:rsidR="00B72137">
        <w:rPr>
          <w:rFonts w:cs="Times New Roman"/>
          <w:szCs w:val="24"/>
        </w:rPr>
        <w:fldChar w:fldCharType="end"/>
      </w:r>
      <w:r w:rsidR="008D4009">
        <w:rPr>
          <w:rFonts w:cs="Times New Roman"/>
          <w:szCs w:val="24"/>
        </w:rPr>
        <w:t>.</w:t>
      </w:r>
      <w:r w:rsidR="006B0E52">
        <w:rPr>
          <w:rFonts w:cs="Times New Roman"/>
          <w:szCs w:val="24"/>
        </w:rPr>
        <w:t xml:space="preserve"> </w:t>
      </w:r>
    </w:p>
    <w:p w14:paraId="2DDCC443" w14:textId="24CF220B" w:rsidR="00F4776C" w:rsidRDefault="000B7C11" w:rsidP="00150464">
      <w:pPr>
        <w:rPr>
          <w:rFonts w:cs="Times New Roman"/>
          <w:szCs w:val="24"/>
        </w:rPr>
      </w:pPr>
      <w:r w:rsidRPr="000B7C11">
        <w:rPr>
          <w:rFonts w:cs="Times New Roman"/>
          <w:szCs w:val="24"/>
        </w:rPr>
        <w:t xml:space="preserve">Il est important de souligner que les variables explicatives liées au climat et au sol proviennent de bases de données externes, car toutes les parcelles de notre base de données ne contenaient pas ces informations. Cependant, cette dépendance à l’égard de </w:t>
      </w:r>
      <w:r w:rsidR="005D2696">
        <w:rPr>
          <w:rFonts w:cs="Times New Roman"/>
          <w:szCs w:val="24"/>
        </w:rPr>
        <w:t xml:space="preserve">base de </w:t>
      </w:r>
      <w:r w:rsidRPr="000B7C11">
        <w:rPr>
          <w:rFonts w:cs="Times New Roman"/>
          <w:szCs w:val="24"/>
        </w:rPr>
        <w:t>données externes constitue une limite, comme déjà mentionné</w:t>
      </w:r>
      <w:r w:rsidR="00AD548A">
        <w:rPr>
          <w:rFonts w:cs="Times New Roman"/>
          <w:szCs w:val="24"/>
        </w:rPr>
        <w:t xml:space="preserve"> par</w:t>
      </w:r>
      <w:r w:rsidRPr="000B7C11">
        <w:rPr>
          <w:rFonts w:cs="Times New Roman"/>
          <w:szCs w:val="24"/>
        </w:rPr>
        <w:t xml:space="preserve"> </w:t>
      </w:r>
      <w:r w:rsidR="00ED7F8E">
        <w:rPr>
          <w:rFonts w:cs="Times New Roman"/>
        </w:rPr>
        <w:fldChar w:fldCharType="begin"/>
      </w:r>
      <w:r w:rsidR="00ED7F8E">
        <w:rPr>
          <w:rFonts w:cs="Times New Roman"/>
        </w:rPr>
        <w:instrText xml:space="preserve"> ADDIN ZOTERO_ITEM CSL_CITATION {"citationID":"1u9yBaId","properties":{"formattedCitation":"(Rutgers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ED7F8E">
        <w:rPr>
          <w:rFonts w:cs="Times New Roman"/>
        </w:rPr>
        <w:fldChar w:fldCharType="separate"/>
      </w:r>
      <w:r w:rsidR="00ED7F8E" w:rsidRPr="00AF45FB">
        <w:rPr>
          <w:rFonts w:cs="Times New Roman"/>
        </w:rPr>
        <w:t>Rutgers et al.</w:t>
      </w:r>
      <w:r w:rsidR="00ED7F8E">
        <w:rPr>
          <w:rFonts w:cs="Times New Roman"/>
        </w:rPr>
        <w:t xml:space="preserve"> (</w:t>
      </w:r>
      <w:r w:rsidR="00ED7F8E" w:rsidRPr="00AF45FB">
        <w:rPr>
          <w:rFonts w:cs="Times New Roman"/>
        </w:rPr>
        <w:t>2016)</w:t>
      </w:r>
      <w:r w:rsidR="00ED7F8E">
        <w:rPr>
          <w:rFonts w:cs="Times New Roman"/>
        </w:rPr>
        <w:fldChar w:fldCharType="end"/>
      </w:r>
      <w:r w:rsidRPr="000B7C11">
        <w:rPr>
          <w:rFonts w:cs="Times New Roman"/>
          <w:szCs w:val="24"/>
        </w:rPr>
        <w:t xml:space="preserve"> ainsi que</w:t>
      </w:r>
      <w:r w:rsidR="00ED7F8E">
        <w:rPr>
          <w:rFonts w:cs="Times New Roman"/>
          <w:szCs w:val="24"/>
        </w:rPr>
        <w:fldChar w:fldCharType="begin"/>
      </w:r>
      <w:r w:rsidR="001A204C">
        <w:rPr>
          <w:rFonts w:cs="Times New Roman"/>
          <w:szCs w:val="24"/>
        </w:rPr>
        <w:instrText xml:space="preserve"> ADDIN ZOTERO_ITEM CSL_CITATION {"citationID":"5iMCjz3h","properties":{"formattedCitation":"(Salako et al., 2023)","plainCitation":"(Salako et al., 2023)","dontUpdate":true,"noteIndex":0},"citationItems":[{"id":987,"uris":["http://zotero.org/users/7119014/items/C9DXIQDG"],"itemData":{"id":987,"type":"article-journal","abstract":"Identifying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ED7F8E">
        <w:rPr>
          <w:rFonts w:cs="Times New Roman"/>
          <w:szCs w:val="24"/>
        </w:rPr>
        <w:fldChar w:fldCharType="separate"/>
      </w:r>
      <w:r w:rsidR="002B34DC">
        <w:rPr>
          <w:rFonts w:cs="Times New Roman"/>
        </w:rPr>
        <w:t xml:space="preserve"> </w:t>
      </w:r>
      <w:r w:rsidR="00ED7F8E" w:rsidRPr="00ED7F8E">
        <w:rPr>
          <w:rFonts w:cs="Times New Roman"/>
        </w:rPr>
        <w:t xml:space="preserve">Salako et al. </w:t>
      </w:r>
      <w:r w:rsidR="002B34DC">
        <w:rPr>
          <w:rFonts w:cs="Times New Roman"/>
        </w:rPr>
        <w:t>(</w:t>
      </w:r>
      <w:r w:rsidR="00ED7F8E" w:rsidRPr="00ED7F8E">
        <w:rPr>
          <w:rFonts w:cs="Times New Roman"/>
        </w:rPr>
        <w:t>2023)</w:t>
      </w:r>
      <w:r w:rsidR="00ED7F8E">
        <w:rPr>
          <w:rFonts w:cs="Times New Roman"/>
          <w:szCs w:val="24"/>
        </w:rPr>
        <w:fldChar w:fldCharType="end"/>
      </w:r>
      <w:r w:rsidRPr="000B7C11">
        <w:rPr>
          <w:rFonts w:cs="Times New Roman"/>
          <w:szCs w:val="24"/>
        </w:rPr>
        <w:t>. En effet, la qualité des données utilisées lors de l’entraînement de</w:t>
      </w:r>
      <w:r w:rsidR="00D41333">
        <w:rPr>
          <w:rFonts w:cs="Times New Roman"/>
          <w:szCs w:val="24"/>
        </w:rPr>
        <w:t xml:space="preserve">s </w:t>
      </w:r>
      <w:r w:rsidRPr="000B7C11">
        <w:rPr>
          <w:rFonts w:cs="Times New Roman"/>
          <w:szCs w:val="24"/>
        </w:rPr>
        <w:t>modèles influence grandement leur performance.</w:t>
      </w:r>
      <w:r>
        <w:rPr>
          <w:rFonts w:cs="Times New Roman"/>
          <w:szCs w:val="24"/>
        </w:rPr>
        <w:t xml:space="preserve"> </w:t>
      </w:r>
      <w:r w:rsidRPr="000B7C11">
        <w:rPr>
          <w:rFonts w:cs="Times New Roman"/>
          <w:szCs w:val="24"/>
        </w:rPr>
        <w:t>Néanmoins, nous avons choisi de ne pas utiliser de bases de données externes pour l’occupation du sol, car ces informations étaient bien renseignées dans notre base de données. Ce</w:t>
      </w:r>
      <w:r w:rsidR="005309AE">
        <w:rPr>
          <w:rFonts w:cs="Times New Roman"/>
          <w:szCs w:val="24"/>
        </w:rPr>
        <w:t xml:space="preserve"> choix </w:t>
      </w:r>
      <w:r w:rsidRPr="000B7C11">
        <w:rPr>
          <w:rFonts w:cs="Times New Roman"/>
          <w:szCs w:val="24"/>
        </w:rPr>
        <w:t xml:space="preserve">évite toute rupture temporelle entre les observations des vers de terre et les </w:t>
      </w:r>
      <w:r w:rsidR="005309AE">
        <w:rPr>
          <w:rFonts w:cs="Times New Roman"/>
          <w:szCs w:val="24"/>
        </w:rPr>
        <w:t>occupation</w:t>
      </w:r>
      <w:r w:rsidR="00AC3043">
        <w:rPr>
          <w:rFonts w:cs="Times New Roman"/>
          <w:szCs w:val="24"/>
        </w:rPr>
        <w:t>s</w:t>
      </w:r>
      <w:r w:rsidR="005309AE">
        <w:rPr>
          <w:rFonts w:cs="Times New Roman"/>
          <w:szCs w:val="24"/>
        </w:rPr>
        <w:t xml:space="preserve"> </w:t>
      </w:r>
      <w:r w:rsidRPr="000B7C11">
        <w:rPr>
          <w:rFonts w:cs="Times New Roman"/>
          <w:szCs w:val="24"/>
        </w:rPr>
        <w:t>du sol, qui peuvent évoluer au fil des années.</w:t>
      </w:r>
      <w:r w:rsidR="000D3E86">
        <w:rPr>
          <w:rFonts w:cs="Times New Roman"/>
          <w:szCs w:val="24"/>
        </w:rPr>
        <w:t xml:space="preserve"> </w:t>
      </w:r>
      <w:r w:rsidR="00756FA5" w:rsidRPr="00756FA5">
        <w:rPr>
          <w:rFonts w:cs="Times New Roman"/>
          <w:szCs w:val="24"/>
        </w:rPr>
        <w:t xml:space="preserve">Une autre limite de notre étude réside dans la sélection </w:t>
      </w:r>
      <w:r w:rsidR="00756FA5" w:rsidRPr="00756FA5">
        <w:rPr>
          <w:rFonts w:cs="Times New Roman"/>
          <w:szCs w:val="24"/>
        </w:rPr>
        <w:lastRenderedPageBreak/>
        <w:t xml:space="preserve">restreinte des types d’occupation du sol. En effet, nous avons utilisé uniquement six </w:t>
      </w:r>
      <w:r w:rsidR="009B28A7">
        <w:rPr>
          <w:rFonts w:cs="Times New Roman"/>
          <w:szCs w:val="24"/>
        </w:rPr>
        <w:t>types</w:t>
      </w:r>
      <w:r w:rsidR="00756FA5" w:rsidRPr="00756FA5">
        <w:rPr>
          <w:rFonts w:cs="Times New Roman"/>
          <w:szCs w:val="24"/>
        </w:rPr>
        <w:t xml:space="preserve"> d’occupation du sol de niveau 3 définies par </w:t>
      </w:r>
      <w:r w:rsidR="00CD4A89">
        <w:rPr>
          <w:rFonts w:cs="Times New Roman"/>
          <w:szCs w:val="24"/>
        </w:rPr>
        <w:t>Corine Land Cover</w:t>
      </w:r>
      <w:r w:rsidR="00756FA5" w:rsidRPr="00756FA5">
        <w:rPr>
          <w:rFonts w:cs="Times New Roman"/>
          <w:szCs w:val="24"/>
        </w:rPr>
        <w:t>. Les autres types</w:t>
      </w:r>
      <w:r w:rsidR="00CD4A89">
        <w:rPr>
          <w:rFonts w:cs="Times New Roman"/>
          <w:szCs w:val="24"/>
        </w:rPr>
        <w:t xml:space="preserve"> d’occupation du sol</w:t>
      </w:r>
      <w:r w:rsidR="00756FA5" w:rsidRPr="00756FA5">
        <w:rPr>
          <w:rFonts w:cs="Times New Roman"/>
          <w:szCs w:val="24"/>
        </w:rPr>
        <w:t xml:space="preserve"> n’ont pas été inclus en raison du manque de données disponibles. De plus, nous n’avons pas pu distinguer les forêts de feuillus, les forêts de conifères et les forêts mixtes. Par conséquent, nous avons regroupé ces trois types de forêts sous une seule </w:t>
      </w:r>
      <w:r w:rsidR="009B28A7">
        <w:rPr>
          <w:rFonts w:cs="Times New Roman"/>
          <w:szCs w:val="24"/>
        </w:rPr>
        <w:t>types</w:t>
      </w:r>
      <w:r w:rsidR="00756FA5" w:rsidRPr="00756FA5">
        <w:rPr>
          <w:rFonts w:cs="Times New Roman"/>
          <w:szCs w:val="24"/>
        </w:rPr>
        <w:t xml:space="preserve"> d’occupation du sol : “Forêt” (tous types). Cette décision a été prise en tenant compte du fait que l’utilisation des terres a un impact significatif sur les populations de vers de terre, comme l’ont déjà souligné</w:t>
      </w:r>
      <w:r w:rsidR="003904F3">
        <w:rPr>
          <w:rFonts w:cs="Times New Roman"/>
          <w:szCs w:val="24"/>
        </w:rPr>
        <w:t xml:space="preserve"> </w:t>
      </w:r>
      <w:r w:rsidR="003904F3">
        <w:rPr>
          <w:rFonts w:cs="Times New Roman"/>
          <w:szCs w:val="24"/>
        </w:rPr>
        <w:fldChar w:fldCharType="begin"/>
      </w:r>
      <w:r w:rsidR="001A204C">
        <w:rPr>
          <w:rFonts w:cs="Times New Roman"/>
          <w:szCs w:val="24"/>
        </w:rPr>
        <w:instrText xml:space="preserve"> ADDIN ZOTERO_ITEM CSL_CITATION {"citationID":"KcVKRir0","properties":{"formattedCitation":"(Spurgeon et al., 2013)","plainCitation":"(Spurgeon et al., 2013)","dontUpdate":true,"noteIndex":0},"citationItems":[{"id":1168,"uris":["http://zotero.org/users/7119014/items/C9KIG43D"],"itemData":{"id":1168,"type":"article-journal","abstract":"Change in land use and management can impact massively on soil ecosystems. Ecosystem engineers and other functional biodiversity in soils can be influenced directly by such change and this in turn can affect key soil functions. Here, we employ meta-analysis to provide a quantitative assessment of the effects of changes in land use and land management across a range of successional/extensification transitions (conventional arable → no or reduced tillage → grassland → wooded land) on community metrics for two functionally important soil taxa, earthworms and fungi. An analysis of the relationships between community change and soil structural properties was also included.","container-title":"BMC Ecology","DOI":"10.1186/1472-6785-13-46","ISSN":"1472-6785","issue":"1","journalAbbreviation":"BMC Ecol","language":"en","page":"46","source":"Springer Link","title":"Land-use and land-management change: relationships with earthworm and fungi communities and soil structural properties","title-short":"Land-use and land-management change","volume":"13","author":[{"family":"Spurgeon","given":"David J."},{"family":"Keith","given":"Aidan M."},{"family":"Schmidt","given":"Olaf"},{"family":"Lammertsma","given":"Dennis R."},{"family":"Faber","given":"Jack H."}],"issued":{"date-parts":[["2013",12,1]]}}}],"schema":"https://github.com/citation-style-language/schema/raw/master/csl-citation.json"} </w:instrText>
      </w:r>
      <w:r w:rsidR="003904F3">
        <w:rPr>
          <w:rFonts w:cs="Times New Roman"/>
          <w:szCs w:val="24"/>
        </w:rPr>
        <w:fldChar w:fldCharType="separate"/>
      </w:r>
      <w:r w:rsidR="003904F3" w:rsidRPr="003904F3">
        <w:rPr>
          <w:rFonts w:cs="Times New Roman"/>
        </w:rPr>
        <w:t xml:space="preserve">Spurgeon et al. </w:t>
      </w:r>
      <w:r w:rsidR="00C031F3">
        <w:rPr>
          <w:rFonts w:cs="Times New Roman"/>
        </w:rPr>
        <w:t>(</w:t>
      </w:r>
      <w:r w:rsidR="003904F3" w:rsidRPr="003904F3">
        <w:rPr>
          <w:rFonts w:cs="Times New Roman"/>
        </w:rPr>
        <w:t>2013)</w:t>
      </w:r>
      <w:r w:rsidR="003904F3">
        <w:rPr>
          <w:rFonts w:cs="Times New Roman"/>
          <w:szCs w:val="24"/>
        </w:rPr>
        <w:fldChar w:fldCharType="end"/>
      </w:r>
      <w:r w:rsidR="00CF3EFE">
        <w:rPr>
          <w:rFonts w:cs="Times New Roman"/>
          <w:szCs w:val="24"/>
        </w:rPr>
        <w:t>.</w:t>
      </w:r>
      <w:r w:rsidR="00397574">
        <w:rPr>
          <w:rFonts w:cs="Times New Roman"/>
          <w:szCs w:val="24"/>
        </w:rPr>
        <w:t xml:space="preserve"> </w:t>
      </w:r>
      <w:r w:rsidR="007C3BDA">
        <w:rPr>
          <w:rFonts w:cs="Times New Roman"/>
          <w:szCs w:val="24"/>
        </w:rPr>
        <w:t>Nous somme</w:t>
      </w:r>
      <w:r w:rsidR="006B477F">
        <w:rPr>
          <w:rFonts w:cs="Times New Roman"/>
          <w:szCs w:val="24"/>
        </w:rPr>
        <w:t>s</w:t>
      </w:r>
      <w:r w:rsidR="007C3BDA">
        <w:rPr>
          <w:rFonts w:cs="Times New Roman"/>
          <w:szCs w:val="24"/>
        </w:rPr>
        <w:t xml:space="preserve"> aussi </w:t>
      </w:r>
      <w:r w:rsidR="006B477F">
        <w:rPr>
          <w:rFonts w:cs="Times New Roman"/>
          <w:szCs w:val="24"/>
        </w:rPr>
        <w:t>conscients</w:t>
      </w:r>
      <w:r w:rsidR="007C3BDA">
        <w:rPr>
          <w:rFonts w:cs="Times New Roman"/>
          <w:szCs w:val="24"/>
        </w:rPr>
        <w:t xml:space="preserve"> que </w:t>
      </w:r>
      <w:r w:rsidR="004D2EC6">
        <w:rPr>
          <w:rFonts w:cs="Times New Roman"/>
          <w:szCs w:val="24"/>
        </w:rPr>
        <w:t xml:space="preserve">notre base de données est </w:t>
      </w:r>
      <w:r w:rsidR="00611EB4">
        <w:rPr>
          <w:rFonts w:cs="Times New Roman"/>
          <w:szCs w:val="24"/>
        </w:rPr>
        <w:t>déséquilibrée</w:t>
      </w:r>
      <w:r w:rsidR="004D2EC6">
        <w:rPr>
          <w:rFonts w:cs="Times New Roman"/>
          <w:szCs w:val="24"/>
        </w:rPr>
        <w:t xml:space="preserve"> </w:t>
      </w:r>
      <w:r w:rsidR="000C0C4F">
        <w:rPr>
          <w:rFonts w:cs="Times New Roman"/>
          <w:szCs w:val="24"/>
        </w:rPr>
        <w:t>en termes</w:t>
      </w:r>
      <w:r w:rsidR="004D2EC6">
        <w:rPr>
          <w:rFonts w:cs="Times New Roman"/>
          <w:szCs w:val="24"/>
        </w:rPr>
        <w:t xml:space="preserve"> </w:t>
      </w:r>
      <w:r w:rsidR="003D19B4">
        <w:rPr>
          <w:rFonts w:cs="Times New Roman"/>
          <w:szCs w:val="24"/>
        </w:rPr>
        <w:t>d’échantillonnage avec plus d’observation au nord qu’au sud</w:t>
      </w:r>
      <w:r w:rsidR="00611EB4">
        <w:rPr>
          <w:rFonts w:cs="Times New Roman"/>
          <w:szCs w:val="24"/>
        </w:rPr>
        <w:t xml:space="preserve"> et cela pourrai </w:t>
      </w:r>
      <w:r w:rsidR="00765498">
        <w:rPr>
          <w:rFonts w:cs="Times New Roman"/>
          <w:szCs w:val="24"/>
        </w:rPr>
        <w:t>expliquer</w:t>
      </w:r>
      <w:r w:rsidR="00611EB4">
        <w:rPr>
          <w:rFonts w:cs="Times New Roman"/>
          <w:szCs w:val="24"/>
        </w:rPr>
        <w:t xml:space="preserve"> l</w:t>
      </w:r>
      <w:r w:rsidR="00C6554B">
        <w:rPr>
          <w:rFonts w:cs="Times New Roman"/>
          <w:szCs w:val="24"/>
        </w:rPr>
        <w:t>a faible R² pour la biomasse</w:t>
      </w:r>
      <w:r w:rsidR="00814902">
        <w:rPr>
          <w:rFonts w:cs="Times New Roman"/>
          <w:szCs w:val="24"/>
        </w:rPr>
        <w:t xml:space="preserve"> totale</w:t>
      </w:r>
      <w:r w:rsidR="00C6554B">
        <w:rPr>
          <w:rFonts w:cs="Times New Roman"/>
          <w:szCs w:val="24"/>
        </w:rPr>
        <w:t xml:space="preserve"> d’autant plus </w:t>
      </w:r>
      <w:r w:rsidR="00F64AF4">
        <w:rPr>
          <w:rFonts w:cs="Times New Roman"/>
          <w:szCs w:val="24"/>
        </w:rPr>
        <w:t xml:space="preserve">certaine </w:t>
      </w:r>
      <w:r w:rsidR="00F9751E">
        <w:rPr>
          <w:rFonts w:cs="Times New Roman"/>
          <w:szCs w:val="24"/>
        </w:rPr>
        <w:t xml:space="preserve">observation des vers de terre </w:t>
      </w:r>
      <w:r w:rsidR="000612A9">
        <w:rPr>
          <w:rFonts w:cs="Times New Roman"/>
          <w:szCs w:val="24"/>
        </w:rPr>
        <w:t>n’avait</w:t>
      </w:r>
      <w:r w:rsidR="002C78FB">
        <w:rPr>
          <w:rFonts w:cs="Times New Roman"/>
          <w:szCs w:val="24"/>
        </w:rPr>
        <w:t xml:space="preserve"> de biomasse</w:t>
      </w:r>
      <w:r w:rsidR="00E61D84">
        <w:rPr>
          <w:rFonts w:cs="Times New Roman"/>
          <w:szCs w:val="24"/>
        </w:rPr>
        <w:t>.</w:t>
      </w:r>
      <w:r w:rsidR="004D2EC6">
        <w:rPr>
          <w:rFonts w:cs="Times New Roman"/>
          <w:szCs w:val="24"/>
        </w:rPr>
        <w:t xml:space="preserve"> </w:t>
      </w:r>
    </w:p>
    <w:p w14:paraId="23B82C35" w14:textId="6832A408" w:rsidR="002878AB" w:rsidRPr="00676419" w:rsidRDefault="00F4776C" w:rsidP="00B511C6">
      <w:pPr>
        <w:pStyle w:val="Heading2"/>
      </w:pPr>
      <w:r>
        <w:t xml:space="preserve">Importance de l’occupation du sol, </w:t>
      </w:r>
      <w:r w:rsidR="0039223D">
        <w:t>du climat et des propriétés du sol</w:t>
      </w:r>
    </w:p>
    <w:p w14:paraId="2E08805D" w14:textId="7F9E154F" w:rsidR="0039223D" w:rsidRDefault="00674AB7" w:rsidP="00150464">
      <w:pPr>
        <w:rPr>
          <w:rFonts w:cs="Times New Roman"/>
          <w:highlight w:val="yellow"/>
        </w:rPr>
      </w:pPr>
      <w:r>
        <w:rPr>
          <w:rFonts w:cs="Times New Roman"/>
        </w:rPr>
        <w:t>Nos résultats montrent que l’occupation du sol était l</w:t>
      </w:r>
      <w:r w:rsidR="000C090D">
        <w:rPr>
          <w:rFonts w:cs="Times New Roman"/>
        </w:rPr>
        <w:t xml:space="preserve">a variable la plus importante </w:t>
      </w:r>
      <w:r w:rsidR="00080C76">
        <w:rPr>
          <w:rFonts w:cs="Times New Roman"/>
        </w:rPr>
        <w:t>sur les vers de terre</w:t>
      </w:r>
      <w:r>
        <w:rPr>
          <w:rFonts w:cs="Times New Roman"/>
        </w:rPr>
        <w:t xml:space="preserve">. </w:t>
      </w:r>
      <w:r w:rsidR="00731A2B">
        <w:rPr>
          <w:rFonts w:cs="Times New Roman"/>
        </w:rPr>
        <w:t xml:space="preserve">Cela </w:t>
      </w:r>
      <w:r w:rsidR="00523A76" w:rsidRPr="00F81BC6">
        <w:rPr>
          <w:rFonts w:cs="Times New Roman"/>
        </w:rPr>
        <w:t>est cohérent avec les résultats de</w:t>
      </w:r>
      <w:r w:rsidR="004B7699">
        <w:rPr>
          <w:rFonts w:cs="Times New Roman"/>
        </w:rPr>
        <w:t xml:space="preserve"> </w:t>
      </w:r>
      <w:r w:rsidR="00373572">
        <w:rPr>
          <w:rFonts w:cs="Times New Roman"/>
        </w:rPr>
        <w:fldChar w:fldCharType="begin"/>
      </w:r>
      <w:r w:rsidR="005D3C06">
        <w:rPr>
          <w:rFonts w:cs="Times New Roman"/>
        </w:rPr>
        <w:instrText xml:space="preserve"> ADDIN ZOTERO_ITEM CSL_CITATION {"citationID":"izC1DHX7","properties":{"formattedCitation":"(Fourcade &amp; Vercauteren, 2022; Salako et al., 2023)","plainCitation":"(Fourcade &amp; Vercauteren, 2022; Salako et al., 2023)","dontUpdate":true,"noteIndex":0},"citationItems":[{"id":1011,"uris":["http://zotero.org/users/7119014/items/QD53Q9Y6"],"itemData":{"id":1011,"type":"article-journal","abstract":"Aim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373572">
        <w:rPr>
          <w:rFonts w:cs="Times New Roman"/>
        </w:rPr>
        <w:fldChar w:fldCharType="separate"/>
      </w:r>
      <w:r w:rsidR="00373572" w:rsidRPr="00373572">
        <w:rPr>
          <w:rFonts w:cs="Times New Roman"/>
        </w:rPr>
        <w:t xml:space="preserve">Fourcade &amp; Vercauteren </w:t>
      </w:r>
      <w:r w:rsidR="008F70D2">
        <w:rPr>
          <w:rFonts w:cs="Times New Roman"/>
        </w:rPr>
        <w:t>(</w:t>
      </w:r>
      <w:r w:rsidR="00373572" w:rsidRPr="00373572">
        <w:rPr>
          <w:rFonts w:cs="Times New Roman"/>
        </w:rPr>
        <w:t>2022</w:t>
      </w:r>
      <w:r w:rsidR="008F70D2">
        <w:rPr>
          <w:rFonts w:cs="Times New Roman"/>
        </w:rPr>
        <w:t>) et de</w:t>
      </w:r>
      <w:r w:rsidR="00373572" w:rsidRPr="00373572">
        <w:rPr>
          <w:rFonts w:cs="Times New Roman"/>
        </w:rPr>
        <w:t xml:space="preserve"> Salako et al. </w:t>
      </w:r>
      <w:r w:rsidR="008F70D2">
        <w:rPr>
          <w:rFonts w:cs="Times New Roman"/>
        </w:rPr>
        <w:t>(</w:t>
      </w:r>
      <w:r w:rsidR="00373572" w:rsidRPr="00373572">
        <w:rPr>
          <w:rFonts w:cs="Times New Roman"/>
        </w:rPr>
        <w:t>2023)</w:t>
      </w:r>
      <w:r w:rsidR="00373572">
        <w:rPr>
          <w:rFonts w:cs="Times New Roman"/>
        </w:rPr>
        <w:fldChar w:fldCharType="end"/>
      </w:r>
      <w:r w:rsidR="00027F3E">
        <w:rPr>
          <w:rFonts w:cs="Times New Roman"/>
        </w:rPr>
        <w:t xml:space="preserve"> qui ont montré que l’occupation </w:t>
      </w:r>
      <w:r w:rsidR="00A60981">
        <w:rPr>
          <w:rFonts w:cs="Times New Roman"/>
        </w:rPr>
        <w:t>du sol affecte la distribution de la communauté des vers de terre.</w:t>
      </w:r>
      <w:r w:rsidR="008F70D2">
        <w:rPr>
          <w:rFonts w:cs="Times New Roman"/>
        </w:rPr>
        <w:t xml:space="preserve"> </w:t>
      </w:r>
      <w:r w:rsidR="00D90631" w:rsidRPr="00D90631">
        <w:rPr>
          <w:rFonts w:cs="Times New Roman"/>
        </w:rPr>
        <w:t xml:space="preserve">De plus, l’étude </w:t>
      </w:r>
      <w:r w:rsidR="00D90631">
        <w:rPr>
          <w:rFonts w:cs="Times New Roman"/>
        </w:rPr>
        <w:t xml:space="preserve">réalisé </w:t>
      </w:r>
      <w:r w:rsidR="00D90631" w:rsidRPr="00D90631">
        <w:rPr>
          <w:rFonts w:cs="Times New Roman"/>
        </w:rPr>
        <w:t xml:space="preserve">par </w:t>
      </w:r>
      <w:r w:rsidR="007D36BC">
        <w:rPr>
          <w:rFonts w:cs="Times New Roman"/>
        </w:rPr>
        <w:fldChar w:fldCharType="begin"/>
      </w:r>
      <w:r w:rsidR="00ED7F8E">
        <w:rPr>
          <w:rFonts w:cs="Times New Roman"/>
        </w:rPr>
        <w:instrText xml:space="preserve"> ADDIN ZOTERO_ITEM CSL_CITATION {"citationID":"Vl9Q8HHC","properties":{"formattedCitation":"(Rutgers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7D36BC">
        <w:rPr>
          <w:rFonts w:cs="Times New Roman"/>
        </w:rPr>
        <w:fldChar w:fldCharType="separate"/>
      </w:r>
      <w:r w:rsidR="007D36BC" w:rsidRPr="00AF45FB">
        <w:rPr>
          <w:rFonts w:cs="Times New Roman"/>
        </w:rPr>
        <w:t>Rutgers et al.</w:t>
      </w:r>
      <w:r w:rsidR="007D36BC">
        <w:rPr>
          <w:rFonts w:cs="Times New Roman"/>
        </w:rPr>
        <w:t xml:space="preserve"> (</w:t>
      </w:r>
      <w:r w:rsidR="007D36BC" w:rsidRPr="00AF45FB">
        <w:rPr>
          <w:rFonts w:cs="Times New Roman"/>
        </w:rPr>
        <w:t>2016)</w:t>
      </w:r>
      <w:r w:rsidR="007D36BC">
        <w:rPr>
          <w:rFonts w:cs="Times New Roman"/>
        </w:rPr>
        <w:fldChar w:fldCharType="end"/>
      </w:r>
      <w:r w:rsidR="007D36BC">
        <w:rPr>
          <w:rFonts w:cs="Times New Roman"/>
        </w:rPr>
        <w:t xml:space="preserve"> </w:t>
      </w:r>
      <w:r w:rsidR="00997DBD">
        <w:rPr>
          <w:rFonts w:cs="Times New Roman"/>
        </w:rPr>
        <w:t>à travers l’Europe</w:t>
      </w:r>
      <w:r w:rsidR="00D90631" w:rsidRPr="00D90631">
        <w:rPr>
          <w:rFonts w:cs="Times New Roman"/>
        </w:rPr>
        <w:t xml:space="preserve"> a également mis en évidence </w:t>
      </w:r>
      <w:r w:rsidR="00982568">
        <w:rPr>
          <w:rFonts w:cs="Times New Roman"/>
        </w:rPr>
        <w:t>l’import</w:t>
      </w:r>
      <w:r w:rsidR="00C75E90">
        <w:rPr>
          <w:rFonts w:cs="Times New Roman"/>
        </w:rPr>
        <w:t>ance de l’occupation du sol</w:t>
      </w:r>
      <w:r w:rsidR="00D90631" w:rsidRPr="00D90631">
        <w:rPr>
          <w:rFonts w:cs="Times New Roman"/>
        </w:rPr>
        <w:t xml:space="preserve">. </w:t>
      </w:r>
      <w:r w:rsidR="00F4776C" w:rsidRPr="00F81BC6">
        <w:rPr>
          <w:rFonts w:cs="Times New Roman"/>
        </w:rPr>
        <w:t>Toutes les modèles de prédiction utilisée dans cette étude prédis</w:t>
      </w:r>
      <w:r w:rsidR="00F4776C">
        <w:rPr>
          <w:rFonts w:cs="Times New Roman"/>
        </w:rPr>
        <w:t>aie</w:t>
      </w:r>
      <w:r w:rsidR="00F4776C" w:rsidRPr="00F81BC6">
        <w:rPr>
          <w:rFonts w:cs="Times New Roman"/>
        </w:rPr>
        <w:t xml:space="preserve">nt des effets positifs </w:t>
      </w:r>
      <w:r w:rsidR="00F4776C">
        <w:rPr>
          <w:rFonts w:cs="Times New Roman"/>
        </w:rPr>
        <w:t xml:space="preserve">des </w:t>
      </w:r>
      <w:r w:rsidR="00F4776C" w:rsidRPr="00F81BC6">
        <w:rPr>
          <w:rFonts w:cs="Times New Roman"/>
        </w:rPr>
        <w:t xml:space="preserve">prairies (Pmo et Nag) </w:t>
      </w:r>
      <w:r w:rsidR="00F4776C">
        <w:rPr>
          <w:rFonts w:cs="Times New Roman"/>
        </w:rPr>
        <w:t xml:space="preserve">sur les </w:t>
      </w:r>
      <w:r w:rsidR="00F4776C" w:rsidRPr="00F81BC6">
        <w:rPr>
          <w:rFonts w:cs="Times New Roman"/>
        </w:rPr>
        <w:t xml:space="preserve">vers de terre. Ce résultat est conforme aux préférences connues en matière d'habitat de vers de terre </w:t>
      </w:r>
      <w:r w:rsidR="00F4776C" w:rsidRPr="00F81BC6">
        <w:rPr>
          <w:rFonts w:cs="Times New Roman"/>
        </w:rPr>
        <w:fldChar w:fldCharType="begin"/>
      </w:r>
      <w:r w:rsidR="00F4776C" w:rsidRPr="00F81BC6">
        <w:rPr>
          <w:rFonts w:cs="Times New Roman"/>
        </w:rPr>
        <w:instrText xml:space="preserve"> ADDIN ZOTERO_ITEM CSL_CITATION {"citationID":"PxMUqh8U","properties":{"unsorted":true,"formattedCitation":"(Rutgers et al., 2016; Hoeffner et al., 2021)","plainCitation":"(Rutgers et al., 2016; Hoeffner et al., 2021)","noteIndex":0},"citationItems":[{"id":991,"uris":["http://zotero.org/users/7119014/items/UGD4D5CZ"],"itemData":{"id":991,"type":"article-journal","abstract":"Existing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J."},{"family":"Zwart","given":"Dick","dropping-particle":"de"}],"issued":{"date-parts":[["2016",1,1]]}}},{"id":222,"uris":["http://zotero.org/users/7119014/items/FH9X7RHD"],"itemData":{"id":222,"type":"article-journal","abstract":"Earthworms contribute to a wide range of ecosystem services in agriculture. Most studies focusing on impacts of annual crop management on earthworm communities are related to soil tillage, fertilisation or pesticides, while the effect of introducing temporary grassland into an annual crop rotation remains largely unknown. In this context, the aims of the present study were to evaluate effects of (i) introducing grassland into a crop rotation, (ii) grassland duration and (iii) grassland fertilisation on earthworm communities and grassland forage production in a long-term experimental station in western France. Three years of highly fertilised (230 kg ha−1 yr−1 of mineral nitrogen) grassland preceded by three years of annual crop rotation was compared to an annual crop rotation without grassland and to six years of grassland either lightly (30 kg ha−1 yr−1 of mineral nitrogen) or highly (230 kg ha−1 yr−1 of mineral nitrogen) fertilised. Grassland introduction into a crop rotation significantly increased earthworm abundance, biomass, and diversity, especially for anecic species, and improved the functional structure of the earthworm community. Grassland duration and fertilisation increased earthworm abundance and biomass, especially for anecics, without affecting endogeic species and earthworm diversity. Grassland duration did not increase forage production, but the increase in fertilisation did. Three years of highly fertilised grassland significantly increased earthworm abundance and biomass, improved the functional structure of the earthworm community and produced as much forage per year as six years of highly fertilised grassland. Overall, the introduction of grassland into annual crop rotations appears an effective way to rapidly increase earthworm community parameters and, given the important role of earthworms in soils, enhance soil functioning.","container-title":"Applied Soil Ecology","DOI":"10.1016/j.apsoil.2021.103893","ISSN":"0929-1393","journalAbbreviation":"Applied Soil Ecology","language":"en","page":"103893","source":"ScienceDirect","title":"Effects of temporary grassland introduction into annual crop rotations and nitrogen fertilisation on earthworm communities and forage production","volume":"162","author":[{"family":"Hoeffner","given":"Kevin"},{"family":"Hotte","given":"Hoël"},{"family":"Cluzeau","given":"Daniel"},{"family":"Charrier","given":"Xavier"},{"family":"Gastal","given":"François"},{"family":"Pérès","given":"Guénola"}],"issued":{"date-parts":[["2021",6,1]]}}}],"schema":"https://github.com/citation-style-language/schema/raw/master/csl-citation.json"} </w:instrText>
      </w:r>
      <w:r w:rsidR="00F4776C" w:rsidRPr="00F81BC6">
        <w:rPr>
          <w:rFonts w:cs="Times New Roman"/>
        </w:rPr>
        <w:fldChar w:fldCharType="separate"/>
      </w:r>
      <w:r w:rsidR="00F4776C" w:rsidRPr="00F81BC6">
        <w:rPr>
          <w:rFonts w:cs="Times New Roman"/>
        </w:rPr>
        <w:t>(Rutgers et al., 2016; Hoeffner et al., 2021)</w:t>
      </w:r>
      <w:r w:rsidR="00F4776C" w:rsidRPr="00F81BC6">
        <w:rPr>
          <w:rFonts w:cs="Times New Roman"/>
        </w:rPr>
        <w:fldChar w:fldCharType="end"/>
      </w:r>
      <w:r w:rsidR="00F4776C" w:rsidRPr="00F81BC6">
        <w:rPr>
          <w:rFonts w:cs="Times New Roman"/>
        </w:rPr>
        <w:t xml:space="preserve">. </w:t>
      </w:r>
      <w:r w:rsidR="00F4776C" w:rsidRPr="00D90631">
        <w:rPr>
          <w:rFonts w:cs="Times New Roman"/>
        </w:rPr>
        <w:t xml:space="preserve">De plus, </w:t>
      </w:r>
      <w:r w:rsidR="00F4776C">
        <w:rPr>
          <w:rFonts w:cs="Times New Roman"/>
        </w:rPr>
        <w:fldChar w:fldCharType="begin"/>
      </w:r>
      <w:r w:rsidR="00F4776C">
        <w:rPr>
          <w:rFonts w:cs="Times New Roman"/>
        </w:rPr>
        <w:instrText xml:space="preserve"> ADDIN ZOTERO_ITEM CSL_CITATION {"citationID":"uzvUoFO0","properties":{"formattedCitation":"(Rutgers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sidR="00F4776C">
        <w:rPr>
          <w:rFonts w:cs="Times New Roman"/>
        </w:rPr>
        <w:fldChar w:fldCharType="separate"/>
      </w:r>
      <w:r w:rsidR="00F4776C" w:rsidRPr="00AF45FB">
        <w:rPr>
          <w:rFonts w:cs="Times New Roman"/>
        </w:rPr>
        <w:t>Rutgers et al.</w:t>
      </w:r>
      <w:r w:rsidR="00F4776C">
        <w:rPr>
          <w:rFonts w:cs="Times New Roman"/>
        </w:rPr>
        <w:t xml:space="preserve"> (</w:t>
      </w:r>
      <w:r w:rsidR="00F4776C" w:rsidRPr="00AF45FB">
        <w:rPr>
          <w:rFonts w:cs="Times New Roman"/>
        </w:rPr>
        <w:t>2016)</w:t>
      </w:r>
      <w:r w:rsidR="00F4776C">
        <w:rPr>
          <w:rFonts w:cs="Times New Roman"/>
        </w:rPr>
        <w:fldChar w:fldCharType="end"/>
      </w:r>
      <w:r w:rsidR="00F4776C">
        <w:rPr>
          <w:rFonts w:cs="Times New Roman"/>
        </w:rPr>
        <w:t xml:space="preserve"> ont démontré </w:t>
      </w:r>
      <w:r w:rsidR="00F4776C" w:rsidRPr="00D90631">
        <w:rPr>
          <w:rFonts w:cs="Times New Roman"/>
        </w:rPr>
        <w:t xml:space="preserve">que l’abondance et la diversité des vers de terre étaient étroitement liées à la présence ou à l’absence de certains types de </w:t>
      </w:r>
      <w:r w:rsidR="00F4776C">
        <w:rPr>
          <w:rFonts w:cs="Times New Roman"/>
        </w:rPr>
        <w:t xml:space="preserve">l’occupation du sol </w:t>
      </w:r>
      <w:r w:rsidR="00F4776C" w:rsidRPr="00D90631">
        <w:rPr>
          <w:rFonts w:cs="Times New Roman"/>
        </w:rPr>
        <w:t>tels que les prairies, les terres cultivées, les forêts, les landes et les vignobles.</w:t>
      </w:r>
      <w:r w:rsidR="00F4776C">
        <w:rPr>
          <w:rFonts w:cs="Times New Roman"/>
        </w:rPr>
        <w:t xml:space="preserve"> Cela s’explique par le fait que les vers de terre ont une certaine préférence en matière d’habitat. Dans notre cas</w:t>
      </w:r>
      <w:r w:rsidR="00F4776C" w:rsidRPr="00F81BC6">
        <w:rPr>
          <w:rFonts w:cs="Times New Roman"/>
        </w:rPr>
        <w:t>, nos modèles prédisent un nombre élevé de vers de terre (80 ind./m²), une biomasse moyenne (40 g/m²) et environ une à deux espèces dans les prairies par rapport aux autres occupations du sol.</w:t>
      </w:r>
      <w:r w:rsidR="00F4776C">
        <w:rPr>
          <w:rFonts w:cs="Times New Roman"/>
        </w:rPr>
        <w:t xml:space="preserve"> Nos modèles prédisaient aussi un effet négatif des cultures et des vignes. Cela est cohérant car, il est connu </w:t>
      </w:r>
      <w:r w:rsidR="00F4776C" w:rsidRPr="00F81BC6">
        <w:rPr>
          <w:rFonts w:cs="Times New Roman"/>
        </w:rPr>
        <w:t xml:space="preserve">que l'intensité de l'utilisation des terres </w:t>
      </w:r>
      <w:r w:rsidR="00F4776C">
        <w:rPr>
          <w:rFonts w:cs="Times New Roman"/>
        </w:rPr>
        <w:t xml:space="preserve">peu avoir </w:t>
      </w:r>
      <w:r w:rsidR="00F4776C" w:rsidRPr="00F81BC6">
        <w:rPr>
          <w:rFonts w:cs="Times New Roman"/>
        </w:rPr>
        <w:t xml:space="preserve">un impact important sur les communautés de vers de terre </w:t>
      </w:r>
      <w:r w:rsidR="00F4776C">
        <w:rPr>
          <w:rFonts w:cs="Times New Roman"/>
        </w:rPr>
        <w:fldChar w:fldCharType="begin"/>
      </w:r>
      <w:r w:rsidR="00F4776C">
        <w:rPr>
          <w:rFonts w:cs="Times New Roman"/>
        </w:rPr>
        <w:instrText xml:space="preserve"> ADDIN ZOTERO_ITEM CSL_CITATION {"citationID":"EdfgblPV","properties":{"formattedCitation":"(Smith et al., 2008; Spurgeon et al., 2013)","plainCitation":"(Smith et al., 2008; Spurgeon et al., 2013)","noteIndex":0},"citationItems":[{"id":1170,"uris":["http://zotero.org/users/7119014/items/LDIXY7EZ"],"itemData":{"id":1170,"type":"article-journal","abstract":"Understanding how communities of important soil invertebrates vary with land use may lead to the development of more sustainable land-use strategies. We assessed the abundance and species composition of earthworm communities across six replicated long-term experimental ecosystems that span a gradient in agricultural land-use intensity. The experimental systems include a conventional row-crop agricultural system, two lower-intensity row-crop systems (no-till and tilled organic input), an early successional old-field system, a 40–60 years old coniferous forest plantation, and an old-growth deciduous forest system. Earthworm populations varied among systems; they were lowest in the most intensively managed row-crop system (107m−2) and coniferous forest (160m−2); intermediate in the old-field (273m−2), no-till (328m−2) and tilled organic (344m−2) cropping systems; and highest in the old-growth deciduous forest system (701m−2). Juvenile Aporrectodea species were the most common earthworms encountered in intensively managed systems; other species made up a larger proportion of the community in less intensively managed systems. Earthworm community biomass and species richness also varied and were lowest in the conventional row-crop system and greatest in the old-growth forest system. These results suggest that both land-use intensity and land-use type are strong drivers of the abundance and composition of earthworm communities in agricultural ecosystems.","container-title":"Soil and Tillage Research","DOI":"10.1016/j.still.2008.04.009","ISSN":"0167-1987","issue":"1","journalAbbreviation":"Soil and Tillage Research","page":"83-88","source":"ScienceDirect","title":"Diversity and abundance of earthworms across an agricultural land-use intensity gradient","volume":"100","author":[{"family":"Smith","given":"Richard G."},{"family":"McSwiney","given":"Claire P."},{"family":"Grandy","given":"A. Stuart"},{"family":"Suwanwaree","given":"Pongthep"},{"family":"Snider","given":"Renate M."},{"family":"Robertson","given":"G. Philip"}],"issued":{"date-parts":[["2008",7,1]]}}},{"id":1168,"uris":["http</w:instrText>
      </w:r>
      <w:r w:rsidR="00F4776C" w:rsidRPr="00C317BF">
        <w:rPr>
          <w:rFonts w:cs="Times New Roman"/>
          <w:lang w:val="en-US"/>
        </w:rPr>
        <w:instrText>://zotero.org/users/7119014/items/C9KIG43D"],</w:instrText>
      </w:r>
      <w:r w:rsidR="00F4776C" w:rsidRPr="0039223D">
        <w:rPr>
          <w:rFonts w:cs="Times New Roman"/>
        </w:rPr>
        <w:instrText xml:space="preserve">"itemData":{"id":1168,"type":"article-journal","abstract":"Change in land use and management can impact massively on soil ecosystems. Ecosystem engineers and other functional biodiversity in soils can be influenced directly by such change and this in turn can affect key soil functions. Here, we employ meta-analysis to provide a quantitative assessment of the effects of changes in land use and land management across a range of successional/extensification transitions (conventional arable → no or reduced tillage → grassland → wooded land) on community metrics for two functionally important soil taxa, earthworms and fungi. An analysis of the relationships between community change and soil structural properties was also included.","container-title":"BMC Ecology","DOI":"10.1186/1472-6785-13-46","ISSN":"1472-6785","issue":"1","journalAbbreviation":"BMC Ecol","language":"en","page":"46","source":"Springer Link","title":"Land-use and land-management change: relationships with earthworm and fungi communities and soil structural properties","title-short":"Land-use and land-management change","volume":"13","author":[{"family":"Spurgeon","given":"David J."},{"family":"Keith","given":"Aidan M."},{"family":"Schmidt","given":"Olaf"},{"family":"Lammertsma","given":"Dennis R."},{"family":"Faber","given":"Jack H."}],"issued":{"date-parts":[["2013",12,1]]}}}],"schema":"https://github.com/citation-style-language/schema/raw/master/csl-citation.json"} </w:instrText>
      </w:r>
      <w:r w:rsidR="00F4776C">
        <w:rPr>
          <w:rFonts w:cs="Times New Roman"/>
        </w:rPr>
        <w:fldChar w:fldCharType="separate"/>
      </w:r>
      <w:r w:rsidR="00F4776C" w:rsidRPr="0039223D">
        <w:rPr>
          <w:rFonts w:cs="Times New Roman"/>
        </w:rPr>
        <w:t>(Smith et al., 2008; Spurgeon et al., 2013)</w:t>
      </w:r>
      <w:r w:rsidR="00F4776C">
        <w:rPr>
          <w:rFonts w:cs="Times New Roman"/>
        </w:rPr>
        <w:fldChar w:fldCharType="end"/>
      </w:r>
      <w:r w:rsidR="00F4776C" w:rsidRPr="0039223D">
        <w:rPr>
          <w:rFonts w:cs="Times New Roman"/>
        </w:rPr>
        <w:t>.</w:t>
      </w:r>
      <w:r w:rsidR="0039223D" w:rsidRPr="0039223D">
        <w:rPr>
          <w:rFonts w:cs="Times New Roman"/>
          <w:highlight w:val="yellow"/>
        </w:rPr>
        <w:t xml:space="preserve"> </w:t>
      </w:r>
    </w:p>
    <w:p w14:paraId="7BAB862B" w14:textId="6DF00E2C" w:rsidR="0096208A" w:rsidRDefault="0096208A" w:rsidP="00150464">
      <w:pPr>
        <w:rPr>
          <w:rFonts w:cs="Times New Roman"/>
          <w:highlight w:val="yellow"/>
        </w:rPr>
      </w:pPr>
      <w:r w:rsidRPr="00A11867">
        <w:rPr>
          <w:rFonts w:cs="Times New Roman"/>
        </w:rPr>
        <w:t xml:space="preserve">Notre </w:t>
      </w:r>
      <w:r>
        <w:rPr>
          <w:rFonts w:cs="Times New Roman"/>
        </w:rPr>
        <w:t>étude as permis aussi de mettre en</w:t>
      </w:r>
      <w:r w:rsidRPr="00A11867">
        <w:rPr>
          <w:rFonts w:cs="Times New Roman"/>
        </w:rPr>
        <w:t xml:space="preserve"> évidence que, après l’occupation du sol, les variables spatiales </w:t>
      </w:r>
      <w:r>
        <w:rPr>
          <w:rFonts w:cs="Times New Roman"/>
        </w:rPr>
        <w:t xml:space="preserve">étaient </w:t>
      </w:r>
      <w:r w:rsidRPr="00A11867">
        <w:rPr>
          <w:rFonts w:cs="Times New Roman"/>
        </w:rPr>
        <w:t xml:space="preserve">les plus importantes, suivies des variables climatiques, puis des variables pédologiques. </w:t>
      </w:r>
      <w:commentRangeStart w:id="9"/>
      <w:commentRangeEnd w:id="9"/>
      <w:r>
        <w:rPr>
          <w:rStyle w:val="CommentReference"/>
        </w:rPr>
        <w:commentReference w:id="9"/>
      </w:r>
    </w:p>
    <w:p w14:paraId="503DA7A5" w14:textId="4B2A3A39" w:rsidR="00F4776C" w:rsidRPr="00C317BF" w:rsidRDefault="0039223D" w:rsidP="00150464">
      <w:pPr>
        <w:rPr>
          <w:rFonts w:cs="Times New Roman"/>
          <w:lang w:val="en-US"/>
        </w:rPr>
      </w:pPr>
      <w:r w:rsidRPr="008872C5">
        <w:rPr>
          <w:rFonts w:cs="Times New Roman"/>
          <w:highlight w:val="yellow"/>
        </w:rPr>
        <w:lastRenderedPageBreak/>
        <w:t xml:space="preserve">En effet, le CaCO₃ avait des effets positifs sur les vers de terre en dessous de 10 g·kg⁻¹ et des effets négatifs au-delà de ce seuil. </w:t>
      </w:r>
      <w:r>
        <w:rPr>
          <w:rFonts w:cs="Times New Roman"/>
          <w:highlight w:val="yellow"/>
        </w:rPr>
        <w:t>Ce</w:t>
      </w:r>
      <w:r w:rsidRPr="008872C5">
        <w:rPr>
          <w:rFonts w:cs="Times New Roman"/>
          <w:highlight w:val="yellow"/>
        </w:rPr>
        <w:t xml:space="preserve"> </w:t>
      </w:r>
      <w:r>
        <w:rPr>
          <w:rFonts w:cs="Times New Roman"/>
          <w:highlight w:val="yellow"/>
        </w:rPr>
        <w:t>résultat</w:t>
      </w:r>
      <w:r w:rsidRPr="008872C5">
        <w:rPr>
          <w:rFonts w:cs="Times New Roman"/>
          <w:highlight w:val="yellow"/>
        </w:rPr>
        <w:t xml:space="preserve"> pourrait s’expliquer par le fait que de faibles quantités de CaCO₃ favoriserait l’alcalinisation des aliments et faciliterait le passage des aliments au niveau des glandes de Morren, tandis que des quantités élevées de CaCO₃ seraient toxiques pour les vers de terre.</w:t>
      </w:r>
    </w:p>
    <w:p w14:paraId="2B029D0F" w14:textId="4861D414" w:rsidR="00F4776C" w:rsidRPr="0039223D" w:rsidRDefault="0039223D" w:rsidP="00B511C6">
      <w:pPr>
        <w:pStyle w:val="Heading2"/>
      </w:pPr>
      <w:r w:rsidRPr="00C317BF">
        <w:t>Influences de l'échelle sur la biodiversité des vers de terre : Facteurs climatiques et pédologiques</w:t>
      </w:r>
    </w:p>
    <w:p w14:paraId="2E3955AA" w14:textId="6D0ADAB3" w:rsidR="007F0A8D" w:rsidRPr="007F23EF" w:rsidRDefault="002E61A3" w:rsidP="00150464">
      <w:pPr>
        <w:rPr>
          <w:rFonts w:cs="Times New Roman"/>
        </w:rPr>
      </w:pPr>
      <w:commentRangeStart w:id="10"/>
      <w:r w:rsidRPr="00C317BF">
        <w:rPr>
          <w:rFonts w:cs="Times New Roman"/>
          <w:lang w:val="en-US"/>
        </w:rPr>
        <w:t xml:space="preserve">Cependant, selon </w:t>
      </w:r>
      <w:r w:rsidR="003E226B">
        <w:rPr>
          <w:rFonts w:cs="Times New Roman"/>
        </w:rPr>
        <w:fldChar w:fldCharType="begin"/>
      </w:r>
      <w:r w:rsidR="001A204C">
        <w:rPr>
          <w:rFonts w:cs="Times New Roman"/>
          <w:lang w:val="en-US"/>
        </w:rPr>
        <w:instrText xml:space="preserve"> ADDIN ZOTERO_ITEM CSL_CITATION {"citationID":"3ym9OsaW","properties":{"formattedCitation":"(Phillips et al., 2019)","plainCitation":"(Phillips et al., 2019)","dontUpdate":true,"noteIndex":0},"citationItems":[{"id":995,"uris":["http://zotero.org/users/7119014/items/TLDEJM6M"],"itemData":{"id":995,"type":"article-journal","abstract":"Soil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3E226B">
        <w:rPr>
          <w:rFonts w:cs="Times New Roman"/>
        </w:rPr>
        <w:fldChar w:fldCharType="separate"/>
      </w:r>
      <w:r w:rsidR="003E226B" w:rsidRPr="003E226B">
        <w:rPr>
          <w:rFonts w:cs="Times New Roman"/>
        </w:rPr>
        <w:t xml:space="preserve">Phillips et al. </w:t>
      </w:r>
      <w:r w:rsidR="003E226B">
        <w:rPr>
          <w:rFonts w:cs="Times New Roman"/>
        </w:rPr>
        <w:t>(</w:t>
      </w:r>
      <w:r w:rsidR="003E226B" w:rsidRPr="003E226B">
        <w:rPr>
          <w:rFonts w:cs="Times New Roman"/>
        </w:rPr>
        <w:t>2019)</w:t>
      </w:r>
      <w:r w:rsidR="003E226B">
        <w:rPr>
          <w:rFonts w:cs="Times New Roman"/>
        </w:rPr>
        <w:fldChar w:fldCharType="end"/>
      </w:r>
      <w:r w:rsidR="003E226B">
        <w:rPr>
          <w:rFonts w:cs="Times New Roman"/>
        </w:rPr>
        <w:t xml:space="preserve">, </w:t>
      </w:r>
      <w:r w:rsidR="000C5A1C">
        <w:rPr>
          <w:rFonts w:cs="Times New Roman"/>
        </w:rPr>
        <w:t>les variables les plus influentes sur le</w:t>
      </w:r>
      <w:r w:rsidR="002D692E">
        <w:rPr>
          <w:rFonts w:cs="Times New Roman"/>
        </w:rPr>
        <w:t>s vers de terre sont le</w:t>
      </w:r>
      <w:r w:rsidR="00BC7590">
        <w:rPr>
          <w:rFonts w:cs="Times New Roman"/>
        </w:rPr>
        <w:t>s</w:t>
      </w:r>
      <w:r w:rsidR="002D692E">
        <w:rPr>
          <w:rFonts w:cs="Times New Roman"/>
        </w:rPr>
        <w:t xml:space="preserve"> précipitations et la températures annuelle</w:t>
      </w:r>
      <w:commentRangeEnd w:id="10"/>
      <w:r w:rsidR="00850D76">
        <w:rPr>
          <w:rStyle w:val="CommentReference"/>
        </w:rPr>
        <w:commentReference w:id="10"/>
      </w:r>
      <w:r w:rsidR="002D692E">
        <w:rPr>
          <w:rFonts w:cs="Times New Roman"/>
        </w:rPr>
        <w:t>.</w:t>
      </w:r>
      <w:r w:rsidR="007F23EF">
        <w:rPr>
          <w:rFonts w:cs="Times New Roman"/>
        </w:rPr>
        <w:t xml:space="preserve"> </w:t>
      </w:r>
      <w:commentRangeStart w:id="11"/>
      <w:r w:rsidR="00A11867" w:rsidRPr="00A11867">
        <w:rPr>
          <w:rFonts w:cs="Times New Roman"/>
        </w:rPr>
        <w:t>En effet, il semblerait que les facteurs déterminants de la biodiversité des vers de terre dépendent de l’échelle</w:t>
      </w:r>
      <w:r w:rsidR="008A40E3">
        <w:rPr>
          <w:rFonts w:cs="Times New Roman"/>
        </w:rPr>
        <w:t xml:space="preserve"> </w:t>
      </w:r>
      <w:r w:rsidR="008A40E3">
        <w:rPr>
          <w:rFonts w:cs="Times New Roman"/>
        </w:rPr>
        <w:fldChar w:fldCharType="begin"/>
      </w:r>
      <w:r w:rsidR="008A40E3">
        <w:rPr>
          <w:rFonts w:cs="Times New Roman"/>
        </w:rPr>
        <w:instrText xml:space="preserve"> ADDIN ZOTERO_ITEM CSL_CITATION {"citationID":"h0tEh4cI","properties":{"formattedCitation":"(Salako et al., 2023)","plainCitation":"(Salako et al., 2023)","noteIndex":0},"citationItems":[{"id":987,"uris":["http://zotero.org/users/7119014/items/C9DXIQDG"],"itemData":{"id":987,"type":"article-journal","abstract":"Identifying the potential distribution of soil-biodiversity with its density and richness relationships, including constituent species, is a pre-requisite for the assessment, conservation and protection of soil biodiversity and the soil functions it drives. Although the role of earthworms in improving soil quality has long been established, to quantitatively and spatially assess how this soil-animal group’s distribution changes along environmental gradients and geographic space and the identification of the drivers of such change has not been fully investigated. This comprehensive study aimed at modelling and mapping earthworm spatial distribution and diversity patterns to determine their conservation needs and provide baseline reference data for Germany. The study compared multiple modelling algorithms to map earthworm community parameters and 12 species-specific distribution probabilities, calculate their geographic range sizes and determine responses to environmental predictor variables. Three general patterns of spatial distribution ranges were identified by the model predictions (large-range, mid-range, and restricted-range species) with the corresponding environmental contributions to the predictions. Modelled species responses to environmental predictors confirm observed environmental drivers of earthworm distribution in Germany. The range classes based both on distributional level and geographic space provide the necessary information for identifying conservation and decision-making priorities, especially for restricted-distribution species as well as those with clearly defined habitat preferences.","container-title":"Biodiversity and Conservation","DOI":"10.1007/s10531-023-02608-9","ISSN":"1572-9710","issue":"7","journalAbbreviation":"Biodivers Conserv","language":"en","page":"2365-2394","source":"Springer Link","title":"Assessment of multiple model algorithms to predict earthworm geographic distribution  range and biodiversity in Germany: implications for soil-monitoring and species-conservation needs","title-short":"Assessment of multiple model algorithms to predict earthworm geographic distribution  range and biodiversity in Germany","volume":"32","author":[{"family":"Salako","given":"Gabriel"},{"family":"Russell","given":"David J."},{"family":"Stucke","given":"Andres"},{"family":"Eberhardt","given":"Einar"}],"issued":{"date-parts":[["2023",6,1]]}}}],"schema":"https://github.com/citation-style-language/schema/raw/master/csl-citation.json"} </w:instrText>
      </w:r>
      <w:r w:rsidR="008A40E3">
        <w:rPr>
          <w:rFonts w:cs="Times New Roman"/>
        </w:rPr>
        <w:fldChar w:fldCharType="separate"/>
      </w:r>
      <w:r w:rsidR="008A40E3" w:rsidRPr="008A40E3">
        <w:rPr>
          <w:rFonts w:cs="Times New Roman"/>
        </w:rPr>
        <w:t>(Salako et al., 2023)</w:t>
      </w:r>
      <w:r w:rsidR="008A40E3">
        <w:rPr>
          <w:rFonts w:cs="Times New Roman"/>
        </w:rPr>
        <w:fldChar w:fldCharType="end"/>
      </w:r>
      <w:r w:rsidR="00A11867" w:rsidRPr="00A11867">
        <w:rPr>
          <w:rFonts w:cs="Times New Roman"/>
        </w:rPr>
        <w:t xml:space="preserve">. Les paramètres climatiques </w:t>
      </w:r>
      <w:r w:rsidR="00CB2FD1">
        <w:rPr>
          <w:rFonts w:cs="Times New Roman"/>
        </w:rPr>
        <w:t>joueraient</w:t>
      </w:r>
      <w:r w:rsidR="00FD0718">
        <w:rPr>
          <w:rFonts w:cs="Times New Roman"/>
        </w:rPr>
        <w:t xml:space="preserve"> </w:t>
      </w:r>
      <w:r w:rsidR="00A11867" w:rsidRPr="00A11867">
        <w:rPr>
          <w:rFonts w:cs="Times New Roman"/>
        </w:rPr>
        <w:t>un rôle crucial à l’échelle mondiale et continentale</w:t>
      </w:r>
      <w:r w:rsidR="008A40E3">
        <w:rPr>
          <w:rFonts w:cs="Times New Roman"/>
        </w:rPr>
        <w:t xml:space="preserve"> </w:t>
      </w:r>
      <w:r w:rsidR="008A40E3">
        <w:rPr>
          <w:rFonts w:cs="Times New Roman"/>
        </w:rPr>
        <w:fldChar w:fldCharType="begin"/>
      </w:r>
      <w:r w:rsidR="008A40E3">
        <w:rPr>
          <w:rFonts w:cs="Times New Roman"/>
        </w:rPr>
        <w:instrText xml:space="preserve"> ADDIN ZOTERO_ITEM CSL_CITATION {"citationID":"wTZ1INSl","properties":{"unsorted":true,"formattedCitation":"(Rutgers et al., 2016; Phillips et al., 2019)","plainCitation":"(Rutgers et al., 2016; Phillips et al., 2019)","noteIndex":0},"citationItems":[{"id":991,"uris":["http://zotero.org/users/7119014/items/UGD4D5CZ"],"itemData":{"id":991,"type":"article-journal","abstract":"Existing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K."},{"family":"Eisenhauer","given":"Nico"}],"issued":{"date-parts":[["2019",10,25]]}}}],"schema":"https://github.com/citation-style-language/schema/raw/master/csl-citation.json"} </w:instrText>
      </w:r>
      <w:r w:rsidR="008A40E3">
        <w:rPr>
          <w:rFonts w:cs="Times New Roman"/>
        </w:rPr>
        <w:fldChar w:fldCharType="separate"/>
      </w:r>
      <w:r w:rsidR="008A40E3" w:rsidRPr="008A40E3">
        <w:rPr>
          <w:rFonts w:cs="Times New Roman"/>
        </w:rPr>
        <w:t>(Rutgers et al., 2016; Phillips et al., 2019)</w:t>
      </w:r>
      <w:r w:rsidR="008A40E3">
        <w:rPr>
          <w:rFonts w:cs="Times New Roman"/>
        </w:rPr>
        <w:fldChar w:fldCharType="end"/>
      </w:r>
      <w:r w:rsidR="00A11867" w:rsidRPr="00A11867">
        <w:rPr>
          <w:rFonts w:cs="Times New Roman"/>
        </w:rPr>
        <w:t>, tandis que les facteurs liés au sol deviennent plus importants à des échelles spatiales plus restreintes</w:t>
      </w:r>
      <w:r w:rsidR="004139E4">
        <w:rPr>
          <w:rFonts w:cs="Times New Roman"/>
        </w:rPr>
        <w:t xml:space="preserve"> </w:t>
      </w:r>
      <w:r w:rsidR="004139E4">
        <w:rPr>
          <w:rFonts w:cs="Times New Roman"/>
        </w:rPr>
        <w:fldChar w:fldCharType="begin"/>
      </w:r>
      <w:r w:rsidR="004139E4">
        <w:rPr>
          <w:rFonts w:cs="Times New Roman"/>
        </w:rPr>
        <w:instrText xml:space="preserve"> ADDIN ZOTERO_ITEM CSL_CITATION {"citationID":"cq7E2tC3","properties":{"unsorted":true,"formattedCitation":"(Palm et al., 2013; March\\uc0\\u225{}n et al., 2015)","plainCitation":"(Palm et al., 2013; Marchán et al., 2015)","noteIndex":0},"citationItems":[{"id":1100,"uris":["http://zotero.org/users/7119014/items/K3NCUCG4"],"itemData":{"id":1100,"type":"article-journal","abstract":"Species distribution models are useful for identifying driving environmental factors that determine earthworm distributions as well as for predicting earthworm distribution patterns and abundances at different scales. However, due to large efforts in data acquisition, studies on larger scales are rare and often focus on single species or earthworms in general. In this study, we use boosted regression tree models (BRTs) for predicting the distribution of the three functional earthworm types, i.e. anecics, endogeics and epigeics, in an agricultural area in Baden-Württemberg (Southwest Germany). First, we predicted presence and absence and later earthworm abundances, considering predictors depicting land management, topography, and soil conditions as well as biotic interaction by using the abundance of the other functional earthworm types. The final presence-absence models performed reasonably well, with explained deviances between 24 and 51% after crossvalidation. Models for abundances of anecics and endogeics were less successful, since the high small-scale variability and patchiness in earthworm abundance influenced the representativeness of the field measurements. This resulted in a significant model uncertainty, which is practically very difficult to overcome with earthworm sampling campaigns at the catchment scale. Results showed that management practices (i.e. disturbances), topography, soil conditions, and biotic interactions with other earthworm groups are the most relevant predictors for spatial distribution (incidence) patterns of all three functional groups. The response curves and contributions of predictors differ for the three functional earthworm types. Epigeics are also controlled by topographic features, endogeics by soil parameters.","container-title":"Pedobiologia","DOI":"10.1016/j.pedobi.2012.08.007","ISSN":"0031-4056","issue":"1","journalAbbreviation":"Pedobiologia","page":"23-31","source":"ScienceDirect","title":"Modelling distribution patterns of anecic, epigeic and endogeic earthworms at catchment-scale in agro-ecosystems","volume":"56","author":[{"family":"Palm","given":"Juliane"},{"family":"Schaik","given":"N. Loes M. B.","non-dropping-particle":"van"},{"family":"Schröder","given":"Boris"}],"issued":{"date-parts":[["2013",1,10]]}}},{"id":1003,"uris":["http://zotero.org/users/7119014/items/JV52ZV6I"],"itemData":{"id":1003,"type":"article-journal","abstract":"Studies on spatial patterns of distributions of soil dwelling animals have usually relied on soil micro-variables or statistical analyses based on presence/absence data. Geographic Information Systems (GIS) allow easy access to large-scale variables to build species distribution models. In this study, we used MaxEnt to model the distribution of the endogeic earthworm Hormogaster elisae. Significant differences were found between the predicted suitability values of localities where the species was present and those where it was absent, validating the predictive model. Most of the large-scale training variables showed significant correlation with soil micro-variables known to influence the biology of the species, proving the ability of the model to predict (to an extent) soil variables from environmental ones. The methodology could be extended to other soil fauna.","container-title":"Soil Biology and Biochemistry","DOI":"10.1016/j.soilbio.2014.10.023","ISSN":"0038-0717","journalAbbreviation":"Soil Biology and Biochemistry","page":"124-127","source":"ScienceDirect","title":"Predicting soil micro-variables and the distribution of an endogeic earthworm species through a model based on large-scale variables","volume":"81","author":[{"family":"Marchán","given":"Daniel F."},{"family":"Refoyo","given":"Pablo"},{"family":"Novo","given":"Marta"},{"family":"Fernández","given":"Rosa"},{"family":"Trigo","given":"Dolores"},{"family":"Díaz Cosín","given":"Darío J."}],"issued":{"date-parts":[["2015",2,1]]}}}],"schema":"https://github.com/citation-style-language/schema/raw/master/csl-citation.json"} </w:instrText>
      </w:r>
      <w:r w:rsidR="004139E4">
        <w:rPr>
          <w:rFonts w:cs="Times New Roman"/>
        </w:rPr>
        <w:fldChar w:fldCharType="separate"/>
      </w:r>
      <w:r w:rsidR="004139E4" w:rsidRPr="004139E4">
        <w:rPr>
          <w:rFonts w:cs="Times New Roman"/>
          <w:kern w:val="0"/>
        </w:rPr>
        <w:t>(Palm et al., 2013; Marchán et al., 2015)</w:t>
      </w:r>
      <w:r w:rsidR="004139E4">
        <w:rPr>
          <w:rFonts w:cs="Times New Roman"/>
        </w:rPr>
        <w:fldChar w:fldCharType="end"/>
      </w:r>
      <w:r w:rsidR="00A11867" w:rsidRPr="00A11867">
        <w:rPr>
          <w:rFonts w:cs="Times New Roman"/>
        </w:rPr>
        <w:t xml:space="preserve">. </w:t>
      </w:r>
      <w:r w:rsidR="0080706B">
        <w:rPr>
          <w:rFonts w:cs="Times New Roman"/>
        </w:rPr>
        <w:t>Dans notre étude, l</w:t>
      </w:r>
      <w:r w:rsidR="00A11867" w:rsidRPr="00A11867">
        <w:rPr>
          <w:rFonts w:cs="Times New Roman"/>
        </w:rPr>
        <w:t xml:space="preserve">’importance du climat </w:t>
      </w:r>
      <w:r w:rsidR="00826643">
        <w:rPr>
          <w:rFonts w:cs="Times New Roman"/>
        </w:rPr>
        <w:t>é</w:t>
      </w:r>
      <w:r w:rsidR="00A11867" w:rsidRPr="00A11867">
        <w:rPr>
          <w:rFonts w:cs="Times New Roman"/>
        </w:rPr>
        <w:t>t</w:t>
      </w:r>
      <w:r w:rsidR="00826643">
        <w:rPr>
          <w:rFonts w:cs="Times New Roman"/>
        </w:rPr>
        <w:t>ait</w:t>
      </w:r>
      <w:r w:rsidR="00A11867" w:rsidRPr="00A11867">
        <w:rPr>
          <w:rFonts w:cs="Times New Roman"/>
        </w:rPr>
        <w:t xml:space="preserve"> principalement portée par la précipitation annuelle, tandis que le carbonate de calcium (CaCO₃) </w:t>
      </w:r>
      <w:r w:rsidR="0080706B">
        <w:rPr>
          <w:rFonts w:cs="Times New Roman"/>
        </w:rPr>
        <w:t>é</w:t>
      </w:r>
      <w:r w:rsidR="00A11867" w:rsidRPr="00A11867">
        <w:rPr>
          <w:rFonts w:cs="Times New Roman"/>
        </w:rPr>
        <w:t>t</w:t>
      </w:r>
      <w:r w:rsidR="0080706B">
        <w:rPr>
          <w:rFonts w:cs="Times New Roman"/>
        </w:rPr>
        <w:t>ait</w:t>
      </w:r>
      <w:r w:rsidR="00A11867" w:rsidRPr="00A11867">
        <w:rPr>
          <w:rFonts w:cs="Times New Roman"/>
        </w:rPr>
        <w:t xml:space="preserve"> la variable du sol la plus significative pour les vers de terre</w:t>
      </w:r>
      <w:commentRangeEnd w:id="11"/>
      <w:r w:rsidR="00850D76">
        <w:rPr>
          <w:rStyle w:val="CommentReference"/>
        </w:rPr>
        <w:commentReference w:id="11"/>
      </w:r>
      <w:r w:rsidR="00A11867" w:rsidRPr="00A11867">
        <w:rPr>
          <w:rFonts w:cs="Times New Roman"/>
        </w:rPr>
        <w:t xml:space="preserve">. </w:t>
      </w:r>
    </w:p>
    <w:p w14:paraId="48A6C55F" w14:textId="780F748A" w:rsidR="002878AB" w:rsidRDefault="007645A9" w:rsidP="005E4354">
      <w:pPr>
        <w:rPr>
          <w:rFonts w:cs="Times New Roman"/>
        </w:rPr>
      </w:pPr>
      <w:r>
        <w:rPr>
          <w:rFonts w:cs="Times New Roman"/>
        </w:rPr>
        <w:t xml:space="preserve">Nous sommes </w:t>
      </w:r>
      <w:r w:rsidR="00BB50A6">
        <w:rPr>
          <w:rFonts w:cs="Times New Roman"/>
        </w:rPr>
        <w:t>conscients</w:t>
      </w:r>
      <w:r>
        <w:rPr>
          <w:rFonts w:cs="Times New Roman"/>
        </w:rPr>
        <w:t xml:space="preserve"> </w:t>
      </w:r>
      <w:r w:rsidR="00BB50A6">
        <w:rPr>
          <w:rFonts w:cs="Times New Roman"/>
        </w:rPr>
        <w:t>qu’il existe</w:t>
      </w:r>
      <w:r>
        <w:rPr>
          <w:rFonts w:cs="Times New Roman"/>
        </w:rPr>
        <w:t xml:space="preserve"> d’autres </w:t>
      </w:r>
      <w:r w:rsidR="006066E1">
        <w:rPr>
          <w:rFonts w:cs="Times New Roman"/>
        </w:rPr>
        <w:t>variables non incluses</w:t>
      </w:r>
      <w:r w:rsidR="00E121EE">
        <w:rPr>
          <w:rFonts w:cs="Times New Roman"/>
        </w:rPr>
        <w:t xml:space="preserve"> </w:t>
      </w:r>
      <w:r w:rsidR="00EC1732">
        <w:rPr>
          <w:rFonts w:cs="Times New Roman"/>
        </w:rPr>
        <w:t xml:space="preserve">dans </w:t>
      </w:r>
      <w:r w:rsidR="00E121EE">
        <w:rPr>
          <w:rFonts w:cs="Times New Roman"/>
        </w:rPr>
        <w:t xml:space="preserve">cette étude et qui peuvent </w:t>
      </w:r>
      <w:r w:rsidR="00EC1732">
        <w:rPr>
          <w:rFonts w:cs="Times New Roman"/>
        </w:rPr>
        <w:t>influencer</w:t>
      </w:r>
      <w:r w:rsidR="00E121EE">
        <w:rPr>
          <w:rFonts w:cs="Times New Roman"/>
        </w:rPr>
        <w:t xml:space="preserve"> fortement les vers de terre</w:t>
      </w:r>
      <w:r w:rsidR="007C2887">
        <w:rPr>
          <w:rFonts w:cs="Times New Roman"/>
        </w:rPr>
        <w:t>. C’est le cas par exemple des pratiques agricole</w:t>
      </w:r>
      <w:r w:rsidR="00FF5477">
        <w:rPr>
          <w:rFonts w:cs="Times New Roman"/>
        </w:rPr>
        <w:t xml:space="preserve">s </w:t>
      </w:r>
      <w:r w:rsidR="004111AA">
        <w:rPr>
          <w:rFonts w:cs="Times New Roman"/>
        </w:rPr>
        <w:t xml:space="preserve">comme le travail du sol </w:t>
      </w:r>
      <w:r w:rsidR="00FD592B">
        <w:rPr>
          <w:rFonts w:cs="Times New Roman"/>
        </w:rPr>
        <w:fldChar w:fldCharType="begin"/>
      </w:r>
      <w:r w:rsidR="000351DD">
        <w:rPr>
          <w:rFonts w:cs="Times New Roman"/>
        </w:rPr>
        <w:instrText xml:space="preserve"> ADDIN ZOTERO_ITEM CSL_CITATION {"citationID":"sFB9gHaj","properties":{"formattedCitation":"(Crittenden et al., 2014; Ernst &amp; Emmerling, 2009; Pelosi, Pey, et al., 2014)","plainCitation":"(Crittenden et al., 2014; Ernst &amp; Emmerling, 2009; Pelosi, Pey, et al., 2014)","noteIndex":0},"citationItems":[{"id":205,"uris":["http://zotero.org/users/7119014/items/5MJYLX5J"],"itemData":{"id":205,"type":"article-journal","abstract":"Earthworms play an important role in many soil functions and are affected by soil tillage in agricultural soils. However, effects of tillage on earthworms are often studied without considering species and their interactions with soil properties. Furthermore, many field studies are based on one-time samplings that do not allow for characterisation of temporal variation. The current study monitored the short (up to 53 days) and medium term (up to 4 years) effects of soil tillage on earthworms in conventional and organic farming. Earthworm abundances decreased one and three weeks after mouldboard ploughing in both conventional and organic farming, suggesting direct and indirect mechanisms. However, the medium-term study revealed that earthworm populations in mouldboard ploughing systems recovered by spring. The endogeic species Aporrectodea caliginosa strongly dominated the earthworm community (76%), whereas anecic species remained &lt;1% of all earthworms in all tillage and farming systems over the entire study. In conventional farming, mean total earthworm abundance was not significantly different in reduced tillage (153m−2) than mouldboard ploughing (MP; 130m−2). However, reduced tillage in conventional farming significantly increased the epigeic species Lumbricus rubellus from 0.1m−2 in mouldboard ploughing to 9m−2 averaged over 4 years. Contrastingly, in organic farming mean total earthworm abundance was 45% lower in reduced tillage (297m−2) than MP (430m−2), across all sampling dates over the medium-term study (significant at 3 of 6 sampling dates). Reduced tillage in organic farming decreased A. caliginosa from 304m−2 in mouldboard ploughing to 169m−2 averaged over 4 years (significant at all sampling dates). Multivariate analysis revealed clear separation between farming and tillage systems. Earthworm species abundances, soil moisture, and soil organic matter were positively correlated, whereas earthworm abundances and penetration resistance where negatively correlated. Variability demonstrated between sampling dates highlights the importance of multiple samplings in time to ascertain management effects on earthworms. Findings indicate that a reduction in tillage intensity in conventional farming affects earthworms differently than in organic farming. Differing earthworm species or ecological group response to interactions between soil tillage, crop, and organic matter management in conventional and organic farming has implications for management to maximise soil ecosystem functions.","collection-title":"XVI International Colloquium on Soil Zoology &amp; XIII International Colloquium on Apterygota, Coimbra, 2012 – Selected papers","container-title":"Applied Soil Ecology","DOI":"10.1016/j.apsoil.2014.03.001","ISSN":"0929-1393","journalAbbreviation":"Applied Soil Ecology","language":"en","page":"140-148","source":"ScienceDirect","title":"Effect of tillage on earthworms over short- and medium-term in conventional and organic farming","volume":"83","author":[{"family":"Crittenden","given":"S. J."},{"family":"Eswaramurthy","given":"T."},{"family":"Goede","given":"R. G. M","non-dropping-particle":"de"},{"family":"Brussaard","given":"L."},{"family":"Pulleman","given":"M. M."}],"issued":{"date-parts":[["2014",11,1]]}}},{"id":382,"uris":["http://zotero.org/users/7119014/items/SNNQIYJZ"],"itemData":{"id":382,"type":"article-journal","abstract":"To assess the impact of different types of soil tillage on the density, biomass, and community composition of earthworms, a long-term field study was performed in which soils were tilled in different ways for ten years. This study included five different types of tillage: (i) plough, (ii) grubber, (iii) disc harrow, (iv) mulch sowing, and (v) direct sowing. At the end of the experiment the earthworm density, biomass, and community composition, and the SOC (soil organic carbon) content were determined. The results show that density, biomass, and community composition of earthworm populations varied in relation to the type of soil tillage used. The density of anecic earthworm species decreased when soils were managed by conventional ploughing, relative to reduced tillage practices, whereas conversely the density of endogeic species increased. Additionally, the varying types of soil tillage influenced the abundance and biomass of different earthworm species in different ways. The density of Aporrectodea caliginosa was positively influenced by ploughing, whereas Aporrectodea longa, Lumbricus castaneus, and Satchellius mammalis showed a positive relationship to the grubber and Allolobophora chlorotica to direct sowing. We attribute these changes to modifications in the vertical distribution of SOC and varying potentials for mechanical damage of earthworms by tillage. A decrease in tillage intensity modified the vertical SOC distribution in the topsoil and consequently revealed positive effects on earthworm biodiversity, thus sustaining soil functioning.","container-title":"European Journal of Soil Biology","DOI":"10.1016/j.ejsobi.2009.02.002","ISSN":"1164-5563","issue":"3","journalAbbreviation":"European Journal of Soil Biology","language":"en","page":"247-251","source":"ScienceDirect","title":"Impact of five different tillage systems on soil organic carbon content and the density, biomass, and community composition of earthworms after a ten year period","volume":"45","author":[{"family":"Ernst","given":"Gregor"},{"family":"Emmerling","given":"Christoph"}],"issued":{"date-parts":[["2009",5,1]]}}},{"id":169,"uris":["http://zotero.org/users/7119014/items/RI5P2L7I"],"itemData":{"id":169,"type":"article-journal","abstract":"Alternative cropping systems such as conservation agriculture have been implemented to limit the harmful effects of intensive conventional cropping systems. Conservation agriculture is known to modify the structural diversity of earthworm communities, but no data have been reported so far on their functional diversity. Structural and functional indices of community were used to study the effects of different soil tillage intensity on earthworm diversity in arable soils. Field data were collected in four agricultural trials across France representing different soiland climatic conditions. Three types of soil tillage were assessed: plowing, superficial tillage and direct seeding. Earthworm abundance, species richness and ecomorphological group abundance were investigated. Seven functional traits, i.e. body length, body mass/length ratio, epithelium type, cocoon diameter, typhlosolis type, carbon preferences and vertical distribution, were selected according to their hypothesized link with mechanisms of tillage impact. Functional diversity indices were then computed. Soil tillage intensity decreased functional diversity and modified the functional trait profile within the earthworm community whereas neither structural diversity (species number) nor abundance changed with tillage intensity. Differences between plowing and direct seeding were significant in each trial, and superficial tillage often showed intermediate trait values. Regarding ecomorphological groups, anecic abundance was positively influenced by a decrease in soil tillage, contrary to epigeic and endogeic earthworms that showed no response. Tillage acts as an environmental filter, and decreasing its intensity caused a lesser convergence of traits and thus higher functional trait diversity. We demonstrated that a trait-based approach better permitted comparisons of community responses across sites than species number or abundance.","collection-title":"XVI International Colloquium on Soil Zoology &amp; XIII International Colloquium on Apterygota, Coimbra, 2012 – Selected papers","container-title":"Applied Soil Ecology","DOI":"10.1016/j.apsoil.2013.10.005","ISSN":"0929-1393","journalAbbreviation":"Applied Soil Ecology","language":"en","page":"79-87","source":"ScienceDirect","title":"Reducing tillage in cultivated fields increases earthworm functional diversity","volume":"83","author":[{"family":"Pelosi","given":"Céline"},{"family":"Pey","given":"B."},{"family":"Hedde","given":"M."},{"family":"Caro","given":"G."},{"family":"Capowiez","given":"Y."},{"family":"Guernion","given":"M."},{"family":"Peigné","given":"J."},{"family":"Piron","given":"D."},{"family":"Bertrand","given":"M."},{"family":"Cluzeau","given":"D."}],"issued":{"date-parts":[["2014",11,1]]}}}],"schema":"https://github.com/citation-style-language/schema/raw/master/csl-citation.json"} </w:instrText>
      </w:r>
      <w:r w:rsidR="00FD592B">
        <w:rPr>
          <w:rFonts w:cs="Times New Roman"/>
        </w:rPr>
        <w:fldChar w:fldCharType="separate"/>
      </w:r>
      <w:r w:rsidR="000351DD" w:rsidRPr="000351DD">
        <w:rPr>
          <w:rFonts w:cs="Times New Roman"/>
        </w:rPr>
        <w:t>(Crittenden et al., 2014; Ernst &amp; Emmerling, 2009; Pelosi, Pey, et al., 2014)</w:t>
      </w:r>
      <w:r w:rsidR="00FD592B">
        <w:rPr>
          <w:rFonts w:cs="Times New Roman"/>
        </w:rPr>
        <w:fldChar w:fldCharType="end"/>
      </w:r>
      <w:r w:rsidR="000351DD">
        <w:rPr>
          <w:rFonts w:cs="Times New Roman"/>
        </w:rPr>
        <w:t xml:space="preserve">, </w:t>
      </w:r>
      <w:r w:rsidR="002F16E8">
        <w:rPr>
          <w:rFonts w:cs="Times New Roman"/>
        </w:rPr>
        <w:t xml:space="preserve">les </w:t>
      </w:r>
      <w:r w:rsidR="004111AA" w:rsidRPr="004111AA">
        <w:rPr>
          <w:rFonts w:cs="Times New Roman"/>
        </w:rPr>
        <w:t>pesticides</w:t>
      </w:r>
      <w:r w:rsidR="000351DD">
        <w:rPr>
          <w:rFonts w:cs="Times New Roman"/>
        </w:rPr>
        <w:t xml:space="preserve"> </w:t>
      </w:r>
      <w:r w:rsidR="000351DD">
        <w:rPr>
          <w:rFonts w:cs="Times New Roman"/>
        </w:rPr>
        <w:fldChar w:fldCharType="begin"/>
      </w:r>
      <w:r w:rsidR="000351DD">
        <w:rPr>
          <w:rFonts w:cs="Times New Roman"/>
        </w:rPr>
        <w:instrText xml:space="preserve"> ADDIN ZOTERO_ITEM CSL_CITATION {"citationID":"rrYnEelv","properties":{"unsorted":true,"formattedCitation":"(Pelosi, Barot, et al., 2014; Maggi &amp; Tang, 2021)","plainCitation":"(Pelosi, Barot, et al., 2014; Maggi &amp; Tang, 2021)","noteIndex":0},"citationItems":[{"id":170,"uris":["http://zotero.org/users/7119014/items/7SPP57M6"],"itemData":{"id":170,"type":"article-journal","container-title":"Agronomy for Sustainable Development","DOI":"10.1007/s13593-013-0151-z","ISSN":"1774-0746, 1773-0155","issue":"1","journalAbbreviation":"Agron. Sustain. Dev.","language":"en","page":"199-228","source":"DOI.org (Crossref)","title":"Pesticides and earthworms. A review","volume":"34","author":[{"family":"Pelosi","given":"Céline"},{"family":"Barot","given":"Sébastien"},{"family":"Capowiez","given":"Yvan"},{"family":"Hedde","given":"Mickaël"},{"family":"Vandenbulcke","given":"Franck"}],"issued":{"date-parts":[["2014",1]]}}},{"id":183,"uris":["http://zotero.org/users/7119014/items/DNKFTLXX"],"itemData":{"id":183,"type":"article-journal","abstract":"Pesticides are potent chemical agents for protecting crops and agricultural production but can have secondary adverse effects on soil biodiversity that can propagate through all dimensions of soil security. Earthworms are among the most important actors in making soil healthy because they facilitate nutrient turnover, improve aeration, facilitate water infiltration into the root zone, and control soil-borne diseases. However, earthworms have been shown to be affected by the presence of pesticide residue, with a median survival to some highly toxic active substances concentrations as small as 4 mg/kg-soil. Here we have used the estimated pesticide residue of 87 active ingredients in nine different cropping systems globally, and we have developed the corresponding dose-response curve of earthworms to estimate the percent earthworm population decline and its global distribution caused by residues in the top soil. We found that vegetable and fruits, and orchards and grapes cropping systems are leading to the greatest percent decline in earthworms population in some areas of South America, and East and South East Asia. The decline in soybean, rice, and orchards and grape in boreal regions were the greatest. The maximum decline across the cropping systems ranged between 10 and 20% in about 1.2% of the agricultural locations under consideration, but it was less than 1% in about 66% of agricultural locations. These findings call for further scrutiny of the contamination by pesticide residue in soil and long-term consequences on soil security.","container-title":"Soil Security","DOI":"10.1016/j.soisec.2021.100014","ISSN":"2667-0062","journalAbbreviation":"Soil Security","language":"en","page":"100014","source":"ScienceDirect","title":"Estimated decline in global earthworm population size caused by pesticide residue in soil","volume":"5","author":[{"family":"Maggi","given":"Federico"},{"family":"Tang","given":"Fiona H. M."}],"issued":{"date-parts":[["2021",12,1]]}}}],"schema":"https://github.com/citation-style-language/schema/raw/master/csl-citation.json"} </w:instrText>
      </w:r>
      <w:r w:rsidR="000351DD">
        <w:rPr>
          <w:rFonts w:cs="Times New Roman"/>
        </w:rPr>
        <w:fldChar w:fldCharType="separate"/>
      </w:r>
      <w:r w:rsidR="000351DD" w:rsidRPr="000351DD">
        <w:rPr>
          <w:rFonts w:cs="Times New Roman"/>
        </w:rPr>
        <w:t>(Pelosi, Barot, et al., 2014; Maggi &amp; Tang, 2021)</w:t>
      </w:r>
      <w:r w:rsidR="000351DD">
        <w:rPr>
          <w:rFonts w:cs="Times New Roman"/>
        </w:rPr>
        <w:fldChar w:fldCharType="end"/>
      </w:r>
      <w:r w:rsidR="002F16E8">
        <w:rPr>
          <w:rFonts w:cs="Times New Roman"/>
        </w:rPr>
        <w:t xml:space="preserve"> </w:t>
      </w:r>
      <w:r w:rsidR="00927DD2">
        <w:rPr>
          <w:rFonts w:cs="Times New Roman"/>
        </w:rPr>
        <w:t>et</w:t>
      </w:r>
      <w:r w:rsidR="002F16E8">
        <w:rPr>
          <w:rFonts w:cs="Times New Roman"/>
        </w:rPr>
        <w:t xml:space="preserve"> la fertilisation</w:t>
      </w:r>
      <w:r w:rsidR="00E75FAC">
        <w:rPr>
          <w:rFonts w:cs="Times New Roman"/>
        </w:rPr>
        <w:t xml:space="preserve"> </w:t>
      </w:r>
      <w:r w:rsidR="00E75FAC">
        <w:rPr>
          <w:rFonts w:cs="Times New Roman"/>
        </w:rPr>
        <w:fldChar w:fldCharType="begin"/>
      </w:r>
      <w:r w:rsidR="00E75FAC">
        <w:rPr>
          <w:rFonts w:cs="Times New Roman"/>
        </w:rPr>
        <w:instrText xml:space="preserve"> ADDIN ZOTERO_ITEM CSL_CITATION {"citationID":"2E76yN5Y","properties":{"formattedCitation":"(Leroy et al., 2008; Niswati et al., 2022)","plainCitation":"(Leroy et al., 2008; Niswati et al., 2022)","noteIndex":0},"citationItems":[{"id":375,"uris":["http://zotero.org/users/7119014/items/28RKXWVQ"],"itemData":{"id":375,"type":"article-journal","abstract":"We conducted a replicated field plot experiment to investigate the influence of five exogenous organic materials (farmyard manure, cattle slurry and three types of compost), as well as mineral fertilization and two unfertilized control treatments (with and without a crop) on the number, biomass and species composition of earthworms (Lumbricidae) in an arable soil. A crucial feature of the experimental design was that the same mass of exogenous organic C was applied in each of the five organic treatments (1500–4000kgCha−1), making it possible to interpret observed effects in terms of the quality of the organic amendments. Earthworms were sampled twice per year using a combination of mustard extraction and handsorting. Two and a half years after the first of four organic matter applications, the farmyard manure and cattle slurry treatments had the largest earthworm abundance of about 800–900individualsm−2 with 120–140gbiomassm−2. The unamended controls had the smallest earthworm number (about 150individualsm−2), while the three compost treatments had intermediate values (400–500individualsm−2). Since the mass of exogenous organic C applied was the same in the five organic treatments and since final soil organic C contents under these treatments were statistically similar (p&gt;0.05), we hypothesize that the observed large differences in earthworm abundance between the farmyard manure and cattle slurry treatments on the one hand and the three compost treatments on the other hand were caused by differences in the chemical properties, and hence nutritional value for earthworms, of the applied amendments. We propose that manure and slurry provided earthworms with larger amounts of available C sources for direct consumption (including polysaccharides and proteinaceous materials) than the composted organic materials which were more humified and stabilized as a result of extended microbial aerobic degradation.","container-title":"Pedobiologia","DOI":"10.1016/j.pedobi.2008.07.001","ISSN":"0031-4056","issue":"2","journalAbbreviation":"Pedobiologia","language":"en","page":"139-150","source":"ScienceDirect","title":"Earthworm population dynamics as influenced by the quality of exogenous organic matter","volume":"52","author":[{"family":"Leroy","given":"Ben L. M."},{"family":"Schmidt","given":"Olaf"},{"family":"Van den Bossche","given":"Annemie"},{"family":"Reheul","given":"Dirk"},{"family":"Moens","given":"Maurice"}],"issued":{"date-parts":[["2008",10,10]]}}},{"id":146,"uris":["http://zotero.org/users/7119014/items/LDTEBQ3C"],"itemData":{"id":146,"type":"article-journal","abstract":"Long-term tillage and fertilization system have a strong impact on earthworms biomass and abundance in agriculture soils, however, enumerating their influence on mungbean plantation remains little studied. The purpose of this research was to study the effect of continous tillage and fertilization and their interaction on earthworms biomass and abundance under mungbean plantations. Two factors of treatments consisted of tillage system (minimum tillage and intensive tillage) and fertilization (without fertilization and fertilization by NPK (15:15:15) + chicken manure) what has been done since the first (2017) to sixth planting season (2020). The handsorting method was conducted at vegetative maximum and harvest time of mungbeans. The results show that the abundance and biomass of earthworms are significantly higher in minimum tillage compared to intensive tillage as well as fertilization compare to without fertilization. The greatest earthworms biomass and abundance were found in the maximum vegetative of mungbean. The interaction effect occurred at the maximum vegetative observation, namely in intensive tillage, there was no effect of fertilization, on the contrary, at minimum tillage, fertilization increased the abundance and biomass of earthworms. As a consequence, our results indicate that minimum tillage and fertilization significantly improve soil biological quality.","container-title":"IOP Conference Series: Earth and Environmental Science","DOI":"10.1088/1755-1315/1018/1/012012","ISSN":"1755-1315","issue":"1","journalAbbreviation":"IOP Conf. Ser.: Earth Environ. Sci.","language":"en","note":"publisher: IOP Publishing","page":"012012","source":"Institute of Physics","title":"Abundance and biomass of earthworm as affected by long-term different types of soil tillage and fertilization on mung bean plantation at Ultisols","volume":"1018","author":[{"family":"Niswati","given":"A."},{"literal":"Liyana"},{"family":"Prasetyo","given":"D."},{"family":"Lumbanraja","given":"J."}],"issued":{"date-parts":[["2022",4]]}}}],"schema":"https://github.com/citation-style-language/schema/raw/master/csl-citation.json"} </w:instrText>
      </w:r>
      <w:r w:rsidR="00E75FAC">
        <w:rPr>
          <w:rFonts w:cs="Times New Roman"/>
        </w:rPr>
        <w:fldChar w:fldCharType="separate"/>
      </w:r>
      <w:r w:rsidR="00E75FAC" w:rsidRPr="00E75FAC">
        <w:rPr>
          <w:rFonts w:cs="Times New Roman"/>
        </w:rPr>
        <w:t>(Leroy et al., 2008; Niswati et al., 2022)</w:t>
      </w:r>
      <w:r w:rsidR="00E75FAC">
        <w:rPr>
          <w:rFonts w:cs="Times New Roman"/>
        </w:rPr>
        <w:fldChar w:fldCharType="end"/>
      </w:r>
      <w:r w:rsidR="0014146F">
        <w:rPr>
          <w:rFonts w:cs="Times New Roman"/>
        </w:rPr>
        <w:t xml:space="preserve"> </w:t>
      </w:r>
      <w:r w:rsidR="0015145D">
        <w:rPr>
          <w:rFonts w:cs="Times New Roman"/>
        </w:rPr>
        <w:t xml:space="preserve">qui </w:t>
      </w:r>
      <w:r w:rsidR="00B428D0" w:rsidRPr="005A6B2E">
        <w:rPr>
          <w:rFonts w:cs="Times New Roman"/>
        </w:rPr>
        <w:t>sont bien connues pour leur impact sur</w:t>
      </w:r>
      <w:r w:rsidR="00B462B5">
        <w:rPr>
          <w:rFonts w:cs="Times New Roman"/>
        </w:rPr>
        <w:t xml:space="preserve"> les vers de terre.</w:t>
      </w:r>
      <w:r w:rsidR="00B428D0" w:rsidRPr="005A6B2E">
        <w:rPr>
          <w:rFonts w:cs="Times New Roman"/>
        </w:rPr>
        <w:t xml:space="preserve"> </w:t>
      </w:r>
      <w:r w:rsidR="005A6B2E" w:rsidRPr="005A6B2E">
        <w:rPr>
          <w:rFonts w:cs="Times New Roman"/>
        </w:rPr>
        <w:t>Cependant, ces variables relatives aux pratiques agricoles ne sont pas disponibles sous forme de cartes à haute résolution à l’échelle de la France métropolitaine. Par conséquent, nous ne les avons pas incluses dans nos modèles</w:t>
      </w:r>
      <w:r w:rsidR="00345110">
        <w:rPr>
          <w:rFonts w:cs="Times New Roman"/>
        </w:rPr>
        <w:t xml:space="preserve"> et</w:t>
      </w:r>
      <w:r w:rsidR="005A6B2E" w:rsidRPr="005A6B2E">
        <w:rPr>
          <w:rFonts w:cs="Times New Roman"/>
        </w:rPr>
        <w:t xml:space="preserve"> cela empêcherait la </w:t>
      </w:r>
      <w:r w:rsidR="006A3E3E">
        <w:rPr>
          <w:rFonts w:cs="Times New Roman"/>
        </w:rPr>
        <w:t xml:space="preserve">production des </w:t>
      </w:r>
      <w:r w:rsidR="005A6B2E" w:rsidRPr="005A6B2E">
        <w:rPr>
          <w:rFonts w:cs="Times New Roman"/>
        </w:rPr>
        <w:t xml:space="preserve">cartes basées sur les prédictions </w:t>
      </w:r>
      <w:r w:rsidR="00B462B5">
        <w:rPr>
          <w:rFonts w:cs="Times New Roman"/>
        </w:rPr>
        <w:t>des</w:t>
      </w:r>
      <w:r w:rsidR="005A6B2E" w:rsidRPr="005A6B2E">
        <w:rPr>
          <w:rFonts w:cs="Times New Roman"/>
        </w:rPr>
        <w:t xml:space="preserve"> modèles.</w:t>
      </w:r>
      <w:r w:rsidR="008B2904">
        <w:rPr>
          <w:rFonts w:cs="Times New Roman"/>
        </w:rPr>
        <w:t xml:space="preserve"> En résumé, </w:t>
      </w:r>
      <w:r w:rsidR="008B2904">
        <w:rPr>
          <w:rFonts w:cs="Times New Roman"/>
          <w:szCs w:val="24"/>
        </w:rPr>
        <w:t>b</w:t>
      </w:r>
      <w:r w:rsidR="004161B2" w:rsidRPr="0044054D">
        <w:rPr>
          <w:rFonts w:cs="Times New Roman"/>
          <w:szCs w:val="24"/>
        </w:rPr>
        <w:t xml:space="preserve">ien </w:t>
      </w:r>
      <w:r w:rsidR="000174A7">
        <w:rPr>
          <w:rFonts w:cs="Times New Roman"/>
          <w:szCs w:val="24"/>
        </w:rPr>
        <w:t xml:space="preserve">que nous ne soyons pas en </w:t>
      </w:r>
      <w:r w:rsidR="004161B2" w:rsidRPr="0044054D">
        <w:rPr>
          <w:rFonts w:cs="Times New Roman"/>
          <w:szCs w:val="24"/>
        </w:rPr>
        <w:t xml:space="preserve">mesure de prendre en compte tous les facteurs potentiels de répartition des vers de terre, </w:t>
      </w:r>
      <w:r w:rsidR="000174A7">
        <w:rPr>
          <w:rFonts w:cs="Times New Roman"/>
          <w:szCs w:val="24"/>
        </w:rPr>
        <w:t>no</w:t>
      </w:r>
      <w:r w:rsidR="007C2B6A">
        <w:rPr>
          <w:rFonts w:cs="Times New Roman"/>
          <w:szCs w:val="24"/>
        </w:rPr>
        <w:t xml:space="preserve">tre étude </w:t>
      </w:r>
      <w:r w:rsidR="004161B2" w:rsidRPr="0044054D">
        <w:rPr>
          <w:rFonts w:cs="Times New Roman"/>
          <w:szCs w:val="24"/>
        </w:rPr>
        <w:t xml:space="preserve">incluent un grand nombre de </w:t>
      </w:r>
      <w:r w:rsidR="007C2B6A">
        <w:rPr>
          <w:rFonts w:cs="Times New Roman"/>
          <w:szCs w:val="24"/>
        </w:rPr>
        <w:t>variables</w:t>
      </w:r>
      <w:r w:rsidR="004161B2" w:rsidRPr="0044054D">
        <w:rPr>
          <w:rFonts w:cs="Times New Roman"/>
          <w:szCs w:val="24"/>
        </w:rPr>
        <w:t xml:space="preserve"> environnementaux les plus importants connus pour affecter</w:t>
      </w:r>
      <w:r w:rsidR="00442137">
        <w:rPr>
          <w:rFonts w:cs="Times New Roman"/>
          <w:szCs w:val="24"/>
        </w:rPr>
        <w:t xml:space="preserve"> l</w:t>
      </w:r>
      <w:r w:rsidR="004161B2" w:rsidRPr="0044054D">
        <w:rPr>
          <w:rFonts w:cs="Times New Roman"/>
          <w:szCs w:val="24"/>
        </w:rPr>
        <w:t xml:space="preserve">es vers de terre </w:t>
      </w:r>
      <w:r w:rsidR="003E3BB5">
        <w:rPr>
          <w:rFonts w:cs="Times New Roman"/>
          <w:szCs w:val="24"/>
        </w:rPr>
        <w:fldChar w:fldCharType="begin"/>
      </w:r>
      <w:r w:rsidR="003E3BB5">
        <w:rPr>
          <w:rFonts w:cs="Times New Roman"/>
          <w:szCs w:val="24"/>
        </w:rPr>
        <w:instrText xml:space="preserve"> ADDIN ZOTERO_ITEM CSL_CITATION {"citationID":"RLQC8RDr","properties":{"formattedCitation":"(Edwards &amp; Arancon, 2022)","plainCitation":"(Edwards &amp; Arancon, 2022)","noteIndex":0},"citationItems":[{"id":1026,"uris":["http://zotero.org/users/7119014/items/3BZSAW6Y"],"itemData":{"id":1026,"type":"book","event-place":"New York, NY","ISBN":"978-0-387-74942-6","language":"en","note":"DOI: 10.1007/978-0-387-74943-3","publisher":"Springer US","publisher-place":"New York, NY","source":"DOI.org (Crossref)","title":"Biology and Ecology of Earthworms","URL":"https://link.springer.com/10.1007/978-0-387-74943-3","author":[{"family":"Edwards","given":"Clive A."},{"family":"Arancon","given":"Norman Q."}],"accessed":{"date-parts":[["2024",1,18]]},"issued":{"date-parts":[["2022"]]}}}],"schema":"https://github.com/citation-style-language/schema/raw/master/csl-citation.json"} </w:instrText>
      </w:r>
      <w:r w:rsidR="003E3BB5">
        <w:rPr>
          <w:rFonts w:cs="Times New Roman"/>
          <w:szCs w:val="24"/>
        </w:rPr>
        <w:fldChar w:fldCharType="separate"/>
      </w:r>
      <w:r w:rsidR="003E3BB5" w:rsidRPr="003E3BB5">
        <w:rPr>
          <w:rFonts w:cs="Times New Roman"/>
        </w:rPr>
        <w:t>(Edwards &amp; Arancon, 2022)</w:t>
      </w:r>
      <w:r w:rsidR="003E3BB5">
        <w:rPr>
          <w:rFonts w:cs="Times New Roman"/>
          <w:szCs w:val="24"/>
        </w:rPr>
        <w:fldChar w:fldCharType="end"/>
      </w:r>
      <w:r w:rsidR="00FD592B">
        <w:rPr>
          <w:rFonts w:cs="Times New Roman"/>
          <w:szCs w:val="24"/>
        </w:rPr>
        <w:t>.</w:t>
      </w:r>
    </w:p>
    <w:p w14:paraId="619BDA74" w14:textId="572A6FBC" w:rsidR="00965A10" w:rsidRDefault="00965A10" w:rsidP="005E4354">
      <w:pPr>
        <w:rPr>
          <w:rFonts w:cs="Times New Roman"/>
        </w:rPr>
      </w:pPr>
      <w:r w:rsidRPr="00D2073E">
        <w:rPr>
          <w:rFonts w:cs="Times New Roman"/>
        </w:rPr>
        <w:t>Nos modèles prédi</w:t>
      </w:r>
      <w:r>
        <w:rPr>
          <w:rFonts w:cs="Times New Roman"/>
        </w:rPr>
        <w:t>saien</w:t>
      </w:r>
      <w:r w:rsidRPr="00D2073E">
        <w:rPr>
          <w:rFonts w:cs="Times New Roman"/>
        </w:rPr>
        <w:t xml:space="preserve">t une richesse taxonomique moyenne de 5 espèces par parcelle, avec un maximum de 10 espèces. Ces prédictions se situent dans la gamme de valeurs intermédiaires, en </w:t>
      </w:r>
      <w:r w:rsidRPr="00D2073E">
        <w:rPr>
          <w:rFonts w:cs="Times New Roman"/>
        </w:rPr>
        <w:lastRenderedPageBreak/>
        <w:t xml:space="preserve">accord avec les études antérieures. En effet, </w:t>
      </w:r>
      <w:r>
        <w:rPr>
          <w:rFonts w:cs="Times New Roman"/>
        </w:rPr>
        <w:fldChar w:fldCharType="begin"/>
      </w:r>
      <w:r w:rsidR="001A204C">
        <w:rPr>
          <w:rFonts w:cs="Times New Roman"/>
        </w:rPr>
        <w:instrText xml:space="preserve"> ADDIN ZOTERO_ITEM CSL_CITATION {"citationID":"xHLUojFL","properties":{"unsorted":true,"formattedCitation":"(Phillips et al., 2019; Fourcade &amp; Vercauteren, 2022)","plainCitation":"(Phillips et al., 2019; Fourcade &amp; Vercauteren, 2022)","dontUpdate":true,"noteIndex":0},"citationItems":[{"id":995,"uris":["http://zotero.org/users/7119014/items/TLDEJM6M"],"itemData":{"id":995,"type":"article-journal","abstract":"Soil organisms, including earthworms, are a key component of terrestrial ecosystems. However, little is known about their diversity, their distribution, and the threats affecting them. We compiled a global dataset of sampled earthworm communities from 9212 sites in 57 countries as a basis for predicting patterns in earthworm diversity, abundance, and biomass. We found that local species richness and abundance typically peaked at mid-latitudes, displaying patterns opposite to those observed in aboveground organisms. However, high species dissimilarity across tropical locations may cause diversity across the entirety of the tropics to be higher than elsewhere. Climate variables and habitat cover were found to be more important in shaping earthworm communities than soil properties. These findings suggest that climate and habitat change may have serious implications for earthworm communities and for the functions they provide.","container-title":"Science","DOI":"10.1126/science.aax4851","issue":"6464","note":"publisher: American Association for the Advancement of Science","page":"480-485","source":"science.org (Atypon)","title":"Global distribution of earthworm diversity","volume":"366","author":[{"family":"Phillips","given":"Helen R. P."},{"family":"Guerra","given":"Carlos A."},{"family":"Bartz","given":"Marie L. C."},{"family":"Briones","given":"Maria J. I."},{"family":"Brown","given":"George"},{"family":"Crowther","given":"Thomas W."},{"family":"Ferlian","given":"Olga"},{"family":"Gongalsky","given":"Konstantin B."},{"family":"Hoogen","given":"Johan","non-dropping-particle":"van den"},{"family":"Krebs","given":"Julia"},{"family":"Orgiazzi","given":"Alberto"},{"family":"Routh","given":"Devin"},{"family":"Schwarz","given":"Benjamin"},{"family":"Bach","given":"Elizabeth M."},{"family":"Bennett","given":"Joanne M."},{"family":"Brose","given":"Ulrich"},{"family":"Decaëns","given":"Thibaud"},{"family":"König-Ries","given":"Birgitta"},{"family":"Loreau","given":"Michel"},{"family":"Mathieu","given":"Jérôme"},{"family":"Mulder","given":"Christian"},{"family":"Putten","given":"Wim H.","non-dropping-particle":"van der"},{"family":"Ramirez","given":"Kelly S."},{"family":"Rillig","given":"Matthias C."},{"family":"Russell","given":"David"},{"family":"Rutgers","given":"Michiel"},{"family":"Thakur","given":"Madhav P."},{"family":"Vries","given":"Franciska T.","non-dropping-particle":"de"},{"family":"Wall","given":"Diana H."},{"family":"Wardle","given":"David A."},{"family":"Arai","given":"Miwa"},{"family":"Ayuke","given":"Fredrick O."},{"family":"Baker","given":"Geoff H."},{"family":"Beauséjour","given":"Robin"},{"family":"Bedano","given":"José C."},{"family":"Birkhofer","given":"Klaus"},{"family":"Blanchart","given":"Eric"},{"family":"Blossey","given":"Bernd"},{"family":"Bolger","given":"Thomas"},{"family":"Bradley","given":"Robert L."},{"family":"Callaham","given":"Mac A."},{"family":"Capowiez","given":"Yvan"},{"family":"Caulfield","given":"Mark E."},{"family":"Choi","given":"Amy"},{"family":"Crotty","given":"Felicity V."},{"family":"Crumsey","given":"Jasmine M."},{"family":"Dávalos","given":"Andrea"},{"family":"Diaz Cosin","given":"Darío J."},{"family":"Dominguez","given":"Anahí"},{"family":"Duhour","given":"Andrés Esteban"},{"family":"Eekeren","given":"Nick","non-dropping-particle":"van"},{"family":"Emmerling","given":"Christoph"},{"family":"Falco","given":"Liliana B."},{"family":"Fernández","given":"Rosa"},{"family":"Fonte","given":"Steven J."},{"family":"Fragoso","given":"Carlos"},{"family":"Franco","given":"André L. C."},{"family":"Fugère","given":"Martine"},{"family":"Fusilero","given":"Abegail T."},{"family":"Gholami","given":"Shaieste"},{"family":"Gundale","given":"Michael J."},{"family":"López","given":"Mónica Gutiérrez"},{"family":"Hackenberger","given":"Davorka K."},{"family":"Hernández","given":"Luis M."},{"family":"Hishi","given":"Takuo"},{"family":"Holdsworth","given":"Andrew R."},{"family":"Holmstrup","given":"Martin"},{"family":"Hopfensperger","given":"Kristine N."},{"family":"Lwanga","given":"Esperanza Huerta"},{"family":"Huhta","given":"Veikko"},{"family":"Hurisso","given":"Tunsisa T."},{"family":"Iannone","given":"Basil V."},{"family":"Iordache","given":"Madalina"},{"family":"Joschko","given":"Monika"},{"family":"Kaneko","given":"Nobuhiro"},{"family":"Kanianska","given":"Radoslava"},{"family":"Keith","given":"Aidan M."},{"family":"Kelly","given":"Courtland A."},{"family":"Kernecker","given":"Maria L."},{"family":"Klaminder","given":"Jonatan"},{"family":"Koné","given":"Armand W."},{"family":"Kooch","given":"Yahya"},{"family":"Kukkonen","given":"Sanna T."},{"family":"Lalthanzara","given":"H."},{"family":"Lammel","given":"Daniel R."},{"family":"Lebedev","given":"Iurii M."},{"family":"Li","given":"Yiqing"},{"family":"Jesus Lidon","given":"Juan B."},{"family":"Lincoln","given":"Noa K."},{"family":"Loss","given":"Scott R."},{"family":"Marichal","given":"Raphael"},{"family":"Matula","given":"Radim"},{"family":"Moos","given":"Jan Hendrik"},{"family":"Moreno","given":"Gerardo"},{"family":"Morón-Ríos","given":"Alejandro"},{"family":"Muys","given":"Bart"},{"family":"Neirynck","given":"Johan"},{"family":"Norgrove","given":"Lindsey"},{"family":"Novo","given":"Marta"},{"family":"Nuutinen","given":"Visa"},{"family":"Nuzzo","given":"Victoria"},{"literal":"Mujeeb Rahman P"},{"family":"Pansu","given":"Johan"},{"family":"Paudel","given":"Shishir"},{"family":"Pérès","given":"Guénola"},{"family":"Pérez-Camacho","given":"Lorenzo"},{"family":"Piñeiro","given":"Raúl"},{"family":"Ponge","given":"Jean-François"},{"family":"Rashid","given":"Muhammad Imtiaz"},{"family":"Rebollo","given":"Salvador"},{"family":"Rodeiro-Iglesias","given":"Javier"},{"family":"Rodríguez","given":"Miguel Á."},{"family":"Roth","given":"Alexander M."},{"family":"Rousseau","given":"Guillaume X."},{"family":"Rozen","given":"Anna"},{"family":"Sayad","given":"Ehsan"},{"family":"Schaik","given":"Loes","non-dropping-particle":"van"},{"family":"Scharenbroch","given":"Bryant C."},{"family":"Schirrmann","given":"Michael"},{"family":"Schmidt","given":"Olaf"},{"family":"Schröder","given":"Boris"},{"family":"Seeber","given":"Julia"},{"family":"Shashkov","given":"Maxim P."},{"family":"Singh","given":"Jaswinder"},{"family":"Smith","given":"Sandy M."},{"family":"Steinwandter","given":"Michael"},{"family":"Talavera","given":"José A."},{"family":"Trigo","given":"Dolores"},{"family":"Tsukamoto","given":"Jiro"},{"family":"Valença","given":"Anne W.","non-dropping-particle":"de"},{"family":"Vanek","given":"Steven J."},{"family":"Virto","given":"Iñigo"},{"family":"Wackett","given":"Adrian A."},{"family":"Warren","given":"Matthew W."},{"family":"Wehr","given":"Nathaniel H."},{"family":"Whalen","given":"Joann K."},{"family":"Wironen","given":"Michael B."},{"family":"Wolters","given":"Volkmar"},{"family":"Zenkova","given":"Irina V."},{"family":"Zhang","given":"Weixin"},{"family":"Cameron","given":"Erin K."},{"family":"Eisenhauer","given":"Nico"}],"issued":{"date-parts":[["2019",10,25]]}}},{"id":1011,"uris":["http://zotero.org/users/7119014/items/QD53Q9Y6"],"itemData":{"id":1011,"type":"article-journal","abstract":"Aim Species shift their ranges as a consequence of climate change, hence modifying the structure of local assemblages. This may have important consequences for ecosystem functioning in the case of ecosystem engineers such as earthworms, especially when community restructuring leads to an alteration of their functional diversity. Here, we aimed to model the potential modification of the functional diversity of French earthworm assemblages in a context of climate change. Location Metropolitan France. Methods We fitted boosted regression trees to earthworm data collected using a standardized protocol across France in the 1960s. We used model projections constrained by a macroecological model of species richness to predict the composition of earthworm assemblages in the present and in two scenarios of climate change and two future time periods. We coupled these results with a large set of species traits to calculate predicted changes in functional diversity, which we summarized by ecoregion. Results Models predicted a clear decline in functional richness between the period of sampling and nowadays which are expected to continue in the future, with substantial differences depending on ecoregions and on whether species will be able to disperse or not. However, predicted changes in functional evenness and divergence are much weaker, suggesting that climate change will not affect all facets of functional diversity in the same way. Main Conclusions Our results mostly pointed to a potential reduction of the functional richness of earthworm communities in the future, but this predicted loss of diversity could be weaker if species are able to colonize new suitable sites or to persist in microclimate refugia. There are concerns, though, that these changes lead to an alteration of soil processes and of the ecosystem services they provide.","container-title":"Diversity and Distributions","DOI":"10.1111/ddi.13505","ISSN":"1472-4642","issue":"5","language":"en","license":"© 2022 The Authors. Diversity and Distributions published by John Wiley &amp; Sons Ltd.","note":"_eprint: https://onlinelibrary.wiley.com/doi/pdf/10.1111/ddi.13505","page":"1050-1066","source":"Wiley Online Library","title":"Predicted changes in the functional structure of earthworm assemblages in France driven by climate change","volume":"28","author":[{"family":"Fourcade","given":"Yoan"},{"family":"Vercauteren","given":"Mathias"}],"issued":{"date-parts":[["2022"]]}}}],"schema":"https://github.com/citation-style-language/schema/raw/master/csl-citation.json"} </w:instrText>
      </w:r>
      <w:r>
        <w:rPr>
          <w:rFonts w:cs="Times New Roman"/>
        </w:rPr>
        <w:fldChar w:fldCharType="separate"/>
      </w:r>
      <w:r w:rsidRPr="00265916">
        <w:rPr>
          <w:rFonts w:cs="Times New Roman"/>
        </w:rPr>
        <w:t xml:space="preserve">Phillips et al. </w:t>
      </w:r>
      <w:r>
        <w:rPr>
          <w:rFonts w:cs="Times New Roman"/>
        </w:rPr>
        <w:t>(</w:t>
      </w:r>
      <w:r w:rsidRPr="00265916">
        <w:rPr>
          <w:rFonts w:cs="Times New Roman"/>
        </w:rPr>
        <w:t>2019</w:t>
      </w:r>
      <w:r>
        <w:rPr>
          <w:rFonts w:cs="Times New Roman"/>
        </w:rPr>
        <w:t>) et</w:t>
      </w:r>
      <w:r w:rsidRPr="00265916">
        <w:rPr>
          <w:rFonts w:cs="Times New Roman"/>
        </w:rPr>
        <w:t xml:space="preserve"> Fourcade &amp; Vercauteren</w:t>
      </w:r>
      <w:r>
        <w:rPr>
          <w:rFonts w:cs="Times New Roman"/>
        </w:rPr>
        <w:t xml:space="preserve"> (</w:t>
      </w:r>
      <w:r w:rsidRPr="00265916">
        <w:rPr>
          <w:rFonts w:cs="Times New Roman"/>
        </w:rPr>
        <w:t>2022)</w:t>
      </w:r>
      <w:r>
        <w:rPr>
          <w:rFonts w:cs="Times New Roman"/>
        </w:rPr>
        <w:fldChar w:fldCharType="end"/>
      </w:r>
      <w:r>
        <w:rPr>
          <w:rFonts w:cs="Times New Roman"/>
        </w:rPr>
        <w:t xml:space="preserve"> </w:t>
      </w:r>
      <w:r w:rsidRPr="00D2073E">
        <w:rPr>
          <w:rFonts w:cs="Times New Roman"/>
        </w:rPr>
        <w:t xml:space="preserve">ont rapporté une richesse maximale de 6 espèces par parcelle. </w:t>
      </w:r>
      <w:r>
        <w:rPr>
          <w:rFonts w:cs="Times New Roman"/>
        </w:rPr>
        <w:fldChar w:fldCharType="begin"/>
      </w:r>
      <w:r>
        <w:rPr>
          <w:rFonts w:cs="Times New Roman"/>
        </w:rPr>
        <w:instrText xml:space="preserve"> ADDIN ZOTERO_ITEM CSL_CITATION {"citationID":"oypvltAK","properties":{"formattedCitation":"(Rutgers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Pr>
          <w:rFonts w:cs="Times New Roman"/>
        </w:rPr>
        <w:fldChar w:fldCharType="separate"/>
      </w:r>
      <w:r w:rsidRPr="00AF45FB">
        <w:rPr>
          <w:rFonts w:cs="Times New Roman"/>
        </w:rPr>
        <w:t>Rutgers et al.</w:t>
      </w:r>
      <w:r>
        <w:rPr>
          <w:rFonts w:cs="Times New Roman"/>
        </w:rPr>
        <w:t xml:space="preserve"> (</w:t>
      </w:r>
      <w:r w:rsidRPr="00AF45FB">
        <w:rPr>
          <w:rFonts w:cs="Times New Roman"/>
        </w:rPr>
        <w:t>2016)</w:t>
      </w:r>
      <w:r>
        <w:rPr>
          <w:rFonts w:cs="Times New Roman"/>
        </w:rPr>
        <w:fldChar w:fldCharType="end"/>
      </w:r>
      <w:r>
        <w:rPr>
          <w:rFonts w:cs="Times New Roman"/>
        </w:rPr>
        <w:t xml:space="preserve"> </w:t>
      </w:r>
      <w:r w:rsidRPr="00D2073E">
        <w:rPr>
          <w:rFonts w:cs="Times New Roman"/>
        </w:rPr>
        <w:t xml:space="preserve">ont observé jusqu’à 7 espèces par parcelle, tandis que </w:t>
      </w:r>
      <w:r>
        <w:rPr>
          <w:rFonts w:cs="Times New Roman"/>
        </w:rPr>
        <w:fldChar w:fldCharType="begin"/>
      </w:r>
      <w:r>
        <w:rPr>
          <w:rFonts w:cs="Times New Roman"/>
        </w:rPr>
        <w:instrText xml:space="preserve"> ADDIN ZOTERO_ITEM CSL_CITATION {"citationID":"cuAqXmRF","properties":{"formattedCitation":"(Zeiss et al., 2024)","plainCitation":"(Zeiss et al., 2024)","dontUpdate":true,"noteIndex":0},"citationItems":[{"id":1155,"uris":["http://zotero.org/users/7119014/items/QY5LCK2X"],"itemData":{"id":1155,"type":"article-journal","abstract":"Belowground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Pr>
          <w:rFonts w:cs="Times New Roman"/>
        </w:rPr>
        <w:fldChar w:fldCharType="separate"/>
      </w:r>
      <w:r w:rsidRPr="009633C4">
        <w:rPr>
          <w:rFonts w:cs="Times New Roman"/>
        </w:rPr>
        <w:t xml:space="preserve">Zeiss et al. </w:t>
      </w:r>
      <w:r>
        <w:rPr>
          <w:rFonts w:cs="Times New Roman"/>
        </w:rPr>
        <w:t>(</w:t>
      </w:r>
      <w:r w:rsidRPr="009633C4">
        <w:rPr>
          <w:rFonts w:cs="Times New Roman"/>
        </w:rPr>
        <w:t>2024)</w:t>
      </w:r>
      <w:r>
        <w:rPr>
          <w:rFonts w:cs="Times New Roman"/>
        </w:rPr>
        <w:fldChar w:fldCharType="end"/>
      </w:r>
      <w:r w:rsidRPr="00D2073E">
        <w:rPr>
          <w:rFonts w:cs="Times New Roman"/>
        </w:rPr>
        <w:t xml:space="preserve"> ont signalé une richesse allant jusqu’à 18 espèces.</w:t>
      </w:r>
      <w:r>
        <w:rPr>
          <w:rFonts w:cs="Times New Roman"/>
        </w:rPr>
        <w:t xml:space="preserve"> Nous avons observé que la communauté des vers de terre était plus importante au nord-ouest et dans le centre du pays comparé à l’est du pays. Ce résultat </w:t>
      </w:r>
      <w:r w:rsidRPr="00BF2A20">
        <w:rPr>
          <w:rFonts w:cs="Times New Roman"/>
        </w:rPr>
        <w:t xml:space="preserve">concorde avec les résultats obtenus par </w:t>
      </w:r>
      <w:r>
        <w:rPr>
          <w:rFonts w:cs="Times New Roman"/>
        </w:rPr>
        <w:fldChar w:fldCharType="begin"/>
      </w:r>
      <w:r>
        <w:rPr>
          <w:rFonts w:cs="Times New Roman"/>
        </w:rPr>
        <w:instrText xml:space="preserve"> ADDIN ZOTERO_ITEM CSL_CITATION {"citationID":"l3gQ97lR","properties":{"formattedCitation":"(Zeiss et al., 2024)","plainCitation":"(Zeiss et al., 2024)","dontUpdate":true,"noteIndex":0},"citationItems":[{"id":1155,"uris":["http://zotero.org/users/7119014/items/QY5LCK2X"],"itemData":{"id":1155,"type":"article-journal","abstract":"Belowground biodiversity distribution does not necessarily reflect aboveground biodiversity patterns, but maps of soil biodiversity remain scarce because of limited data availability. Earthworms belong to the most thoroughly studied soil organisms and—in their role as ecosystem engineers—have a significant impact on ecosystem functioning. We used species distribution modeling (SDMs) and available data sets to map the spatial distribution of commonly observed (i.e., frequently recorded) earthworm species (Annelida, Oligochaeta) across Europe under current and future climate conditions. First, we predicted potential species distributions with commonly used models (i.e., MaxEnt and Biomod) and estimated total species richness (i.e., number of species in a 5 × 5 km grid cell). Second, we determined how much the different types of protected areas covered predicted earthworm richness and species ranges (i.e., distributions) by estimating the respective proportion of the range area. Earthworm species richness was high in central western Europe and low in northeastern Europe. This pattern was mainly associated with annual mean temperature and precipitation seasonality, but the importance of predictor variables to species occurrences varied among species. The geographical ranges of the majority of the earthworm species were predicted to shift to eastern Europe and partly decrease under future climate scenarios. Predicted current and future ranges were only poorly covered by protected areas, such as national parks. More than 80% of future earthworm ranges were on average not protected at all (mean [SD] = 82.6% [0.04]). Overall, our results emphasize the urgency of considering especially vulnerable earthworm species, as well as other soil organisms, in the design of nature conservation measures.","container-title":"Conservation Biology","DOI":"10.1111/cobi.14187","ISSN":"1523-1739","issue":"2","language":"en","license":"© 2024 The Authors. Conservation Biology published by Wiley Periodicals LLC on behalf of Society for Conservation Biology.","note":"_eprint: https://onlinelibrary.wiley.com/doi/pdf/10.1111/cobi.14187","page":"e14187","source":"Wiley Online Library","title":"Effects of climate on the distribution and conservation of commonly observed European earthworms","volume":"38","author":[{"family":"Zeiss","given":"Romy"},{"family":"Briones","given":"Maria J. I."},{"family":"Mathieu","given":"Jérome"},{"family":"Lomba","given":"Angela"},{"family":"Dahlke","given":"Jessica"},{"family":"Heptner","given":"Laura-Fiona"},{"family":"Salako","given":"Gabriel"},{"family":"Eisenhauer","given":"Nico"},{"family":"Guerra","given":"Carlos A."}],"issued":{"date-parts":[["2024"]]}}}],"schema":"https://github.com/citation-style-language/schema/raw/master/csl-citation.json"} </w:instrText>
      </w:r>
      <w:r>
        <w:rPr>
          <w:rFonts w:cs="Times New Roman"/>
        </w:rPr>
        <w:fldChar w:fldCharType="separate"/>
      </w:r>
      <w:r w:rsidRPr="009633C4">
        <w:rPr>
          <w:rFonts w:cs="Times New Roman"/>
        </w:rPr>
        <w:t xml:space="preserve">Zeiss et al. </w:t>
      </w:r>
      <w:r>
        <w:rPr>
          <w:rFonts w:cs="Times New Roman"/>
        </w:rPr>
        <w:t>(</w:t>
      </w:r>
      <w:r w:rsidRPr="009633C4">
        <w:rPr>
          <w:rFonts w:cs="Times New Roman"/>
        </w:rPr>
        <w:t>2024)</w:t>
      </w:r>
      <w:r>
        <w:rPr>
          <w:rFonts w:cs="Times New Roman"/>
        </w:rPr>
        <w:fldChar w:fldCharType="end"/>
      </w:r>
      <w:r w:rsidRPr="00BF2A20">
        <w:rPr>
          <w:rFonts w:cs="Times New Roman"/>
        </w:rPr>
        <w:t>, qui ont observé</w:t>
      </w:r>
      <w:r>
        <w:rPr>
          <w:rFonts w:cs="Times New Roman"/>
        </w:rPr>
        <w:t xml:space="preserve"> que l</w:t>
      </w:r>
      <w:r w:rsidRPr="00F81BC6">
        <w:rPr>
          <w:rFonts w:cs="Times New Roman"/>
        </w:rPr>
        <w:t>a richesse en espèces de vers de terre était élevée dans le centre-ouest de l’Europe et faible dans le nord-est de l’Europe</w:t>
      </w:r>
      <w:r>
        <w:rPr>
          <w:rFonts w:cs="Times New Roman"/>
        </w:rPr>
        <w:t xml:space="preserve">. De plus, </w:t>
      </w:r>
      <w:r>
        <w:rPr>
          <w:rFonts w:cs="Times New Roman"/>
        </w:rPr>
        <w:fldChar w:fldCharType="begin"/>
      </w:r>
      <w:r>
        <w:rPr>
          <w:rFonts w:cs="Times New Roman"/>
        </w:rPr>
        <w:instrText xml:space="preserve"> ADDIN ZOTERO_ITEM CSL_CITATION {"citationID":"nDDOQyeA","properties":{"formattedCitation":"(Rutgers et al., 2016)","plainCitation":"(Rutgers et al., 2016)","dontUpdate":true,"noteIndex":0},"citationItems":[{"id":991,"uris":["http://zotero.org/users/7119014/items/UGD4D5CZ"],"itemData":{"id":991,"type":"article-journal","abstract":"Existing data sets on earthworm communities in Europe were collected, harmonized, collated, modelled and depicted on a soil biodiversity map. Digital Soil Mapping was applied using multiple regressions relating relatively low density earthworm community data to soil characteristics, land use, vegetation and climate factors (covariables) with a greater spatial resolution. Statistically significant relationships were used to build habitat–response models for maps depicting earthworm abundance and species diversity. While a good number of environmental predictors were significant in multiple regressions, geographical factors alone seem to be less relevant than climatic factors. Despite differing sampling protocols across the investigated European countries, land use and geological history were the most relevant factors determining the demography and diversity of the earthworms. Case studies from country-specific data sets (France, Germany, Ireland and The Netherlands) demonstrated the importance and efficiency of large databases for the detection of large spatial patterns that could be subsequently applied at smaller (local) scales.","collection-title":"Soil biodiversity and ecosystem functions across Europe: A transect covering variations in bio-geographical zones, land use and soil properties","container-title":"Applied Soil Ecology","DOI":"10.1016/j.apsoil.2015.08.015","ISSN":"0929-1393","journalAbbreviation":"Applied Soil Ecology","page":"98-111","source":"ScienceDirect","title":"Mapping earthworm communities in Europe","volume":"97","author":[{"family":"Rutgers","given":"Michiel"},{"family":"Orgiazzi","given":"Alberto"},{"family":"Gardi","given":"Ciro"},{"family":"Römbke","given":"Jörg"},{"family":"Jänsch","given":"Stephan"},{"family":"Keith","given":"Aidan M."},{"family":"Neilson","given":"Roy"},{"family":"Boag","given":"Brian"},{"family":"Schmidt","given":"Olaf"},{"family":"Murchie","given":"Archie K."},{"family":"Blackshaw","given":"Rod P."},{"family":"Pérès","given":"Guénola"},{"family":"Cluzeau","given":"Daniel"},{"family":"Guernion","given":"Muriel"},{"family":"Briones","given":"Maria J. I."},{"family":"Rodeiro","given":"Javier"},{"family":"Piñeiro","given":"Raúl"},{"family":"Cosín","given":"Darío J. Díaz"},{"family":"Sousa","given":"J. Paulo"},{"family":"Suhadolc","given":"Marjetka"},{"family":"Kos","given":"Ivan"},{"family":"Krogh","given":"Paul-Henning"},{"family":"Faber","given":"Jack H."},{"family":"Mulder","given":"Christian"},{"family":"Bogte","given":"Jaap J."},{"family":"Wijnen","given":"Harm J.","dropping-particle":"van"},{"family":"Schouten","given":"Anton J."},{"family":"Zwart","given":"Dick","dropping-particle":"de"}],"issued":{"date-parts":[["2016",1,1]]}}}],"schema":"https://github.com/citation-style-language/schema/raw/master/csl-citation.json"} </w:instrText>
      </w:r>
      <w:r>
        <w:rPr>
          <w:rFonts w:cs="Times New Roman"/>
        </w:rPr>
        <w:fldChar w:fldCharType="separate"/>
      </w:r>
      <w:r w:rsidRPr="00AF45FB">
        <w:rPr>
          <w:rFonts w:cs="Times New Roman"/>
        </w:rPr>
        <w:t>Rutgers et al.</w:t>
      </w:r>
      <w:r>
        <w:rPr>
          <w:rFonts w:cs="Times New Roman"/>
        </w:rPr>
        <w:t xml:space="preserve"> (</w:t>
      </w:r>
      <w:r w:rsidRPr="00AF45FB">
        <w:rPr>
          <w:rFonts w:cs="Times New Roman"/>
        </w:rPr>
        <w:t>2016)</w:t>
      </w:r>
      <w:r>
        <w:rPr>
          <w:rFonts w:cs="Times New Roman"/>
        </w:rPr>
        <w:fldChar w:fldCharType="end"/>
      </w:r>
      <w:r>
        <w:rPr>
          <w:rFonts w:cs="Times New Roman"/>
        </w:rPr>
        <w:t xml:space="preserve"> affirme que l</w:t>
      </w:r>
      <w:r w:rsidRPr="004A72A4">
        <w:rPr>
          <w:rFonts w:cs="Times New Roman"/>
        </w:rPr>
        <w:t xml:space="preserve">a distribution à grande échelle des densités de vers de terre apparaît grâce à des corrélations positives avec la latitude, la longitude et les facteurs climatiques </w:t>
      </w:r>
      <w:r>
        <w:rPr>
          <w:rFonts w:cs="Times New Roman"/>
        </w:rPr>
        <w:t xml:space="preserve">à l’échelle Européen. Dans notre étude, ce </w:t>
      </w:r>
      <w:r w:rsidR="00985AEF">
        <w:rPr>
          <w:rFonts w:cs="Times New Roman"/>
        </w:rPr>
        <w:t xml:space="preserve">résultat </w:t>
      </w:r>
      <w:r>
        <w:rPr>
          <w:rFonts w:cs="Times New Roman"/>
        </w:rPr>
        <w:t xml:space="preserve">pourrait s’explique par les </w:t>
      </w:r>
      <w:r w:rsidRPr="00F84B65">
        <w:rPr>
          <w:rFonts w:cs="Times New Roman"/>
        </w:rPr>
        <w:t>différence</w:t>
      </w:r>
      <w:r>
        <w:rPr>
          <w:rFonts w:cs="Times New Roman"/>
        </w:rPr>
        <w:t>s</w:t>
      </w:r>
      <w:r w:rsidRPr="00F84B65">
        <w:rPr>
          <w:rFonts w:cs="Times New Roman"/>
        </w:rPr>
        <w:t xml:space="preserve"> d’occupation des sols : davantage de prairies à l’ouest, tandis que l’est est caractérisé par des forêts et des parcelles de vignes</w:t>
      </w:r>
      <w:r>
        <w:rPr>
          <w:rFonts w:cs="Times New Roman"/>
        </w:rPr>
        <w:t xml:space="preserve">. </w:t>
      </w:r>
      <w:r w:rsidR="004846DB" w:rsidDel="004846DB">
        <w:rPr>
          <w:rFonts w:cs="Times New Roman"/>
        </w:rPr>
        <w:t xml:space="preserve"> </w:t>
      </w:r>
    </w:p>
    <w:p w14:paraId="649E2345" w14:textId="354C62ED" w:rsidR="00676419" w:rsidRPr="00F81BC6" w:rsidRDefault="00D6443F" w:rsidP="00DE7620">
      <w:pPr>
        <w:rPr>
          <w:rFonts w:cs="Times New Roman"/>
        </w:rPr>
      </w:pPr>
      <w:commentRangeStart w:id="12"/>
      <w:r w:rsidRPr="00F81BC6">
        <w:rPr>
          <w:rFonts w:cs="Times New Roman"/>
        </w:rPr>
        <w:t>Nous avons prédit la répartition des vers de terre dans les zones pour lesquelles nous avons pu extraire les prédicteurs des modèles grâce aux cartes de hautes résolutions, ainsi que dans certaines zones supplémentaires pour produire des cartes continues. Ces zones supplémentaires étaient principalement localisées dans des parcelles avec des occupation du sol qui ne sont pas des variables d’entrés des modèles. Ce sont par exemple les zones à forte artificialisation (zones industrielle ou commerciale, aéroports), les zones humides, les surfaces en eau ou les territoires agroforestières. Les répartitions attendues des vers de terre dans ces zones ont été indirectement dérivées par interpolation et doivent donc être interprétées avec prudence.</w:t>
      </w:r>
      <w:r w:rsidR="00390729">
        <w:rPr>
          <w:rFonts w:cs="Times New Roman"/>
        </w:rPr>
        <w:t xml:space="preserve"> </w:t>
      </w:r>
      <w:r w:rsidR="00390729" w:rsidRPr="0018724D">
        <w:rPr>
          <w:rFonts w:cs="Times New Roman"/>
        </w:rPr>
        <w:t>Les cartes ont été créées principalement pour sensibiliser</w:t>
      </w:r>
      <w:r w:rsidR="00BB069B">
        <w:rPr>
          <w:rFonts w:cs="Times New Roman"/>
        </w:rPr>
        <w:t xml:space="preserve"> et</w:t>
      </w:r>
      <w:r w:rsidR="00390729" w:rsidRPr="0018724D">
        <w:rPr>
          <w:rFonts w:cs="Times New Roman"/>
        </w:rPr>
        <w:t xml:space="preserve"> pour </w:t>
      </w:r>
      <w:r w:rsidR="00372E78">
        <w:rPr>
          <w:rFonts w:cs="Times New Roman"/>
        </w:rPr>
        <w:t>protéger</w:t>
      </w:r>
      <w:r w:rsidR="00390729" w:rsidRPr="0018724D">
        <w:rPr>
          <w:rFonts w:cs="Times New Roman"/>
        </w:rPr>
        <w:t xml:space="preserve"> la biodiversité des sols</w:t>
      </w:r>
      <w:r w:rsidR="00372E78">
        <w:rPr>
          <w:rFonts w:cs="Times New Roman"/>
        </w:rPr>
        <w:t xml:space="preserve"> et donc des services écosystémiques associées</w:t>
      </w:r>
      <w:r w:rsidR="00C12A48" w:rsidRPr="0018724D">
        <w:rPr>
          <w:rFonts w:cs="Times New Roman"/>
        </w:rPr>
        <w:t>.</w:t>
      </w:r>
      <w:commentRangeEnd w:id="12"/>
      <w:r w:rsidR="0039223D">
        <w:rPr>
          <w:rStyle w:val="CommentReference"/>
        </w:rPr>
        <w:commentReference w:id="12"/>
      </w:r>
    </w:p>
    <w:p w14:paraId="1E055031" w14:textId="6FFC39F3" w:rsidR="00D3451C" w:rsidRPr="00F81BC6" w:rsidRDefault="00AF40D7" w:rsidP="003B6D04">
      <w:pPr>
        <w:pStyle w:val="Heading1"/>
        <w:numPr>
          <w:ilvl w:val="0"/>
          <w:numId w:val="0"/>
        </w:numPr>
        <w:ind w:left="432"/>
        <w:rPr>
          <w:rFonts w:cs="Times New Roman"/>
        </w:rPr>
      </w:pPr>
      <w:r w:rsidRPr="00F81BC6">
        <w:rPr>
          <w:rFonts w:cs="Times New Roman"/>
        </w:rPr>
        <w:t>Conclusions</w:t>
      </w:r>
    </w:p>
    <w:p w14:paraId="1FF7CFE6" w14:textId="0D3E6371" w:rsidR="00573482" w:rsidRPr="00833EEC" w:rsidRDefault="006F67BF" w:rsidP="008830C6">
      <w:pPr>
        <w:rPr>
          <w:rFonts w:cs="Times New Roman"/>
        </w:rPr>
      </w:pPr>
      <w:r>
        <w:rPr>
          <w:rFonts w:cs="Times New Roman"/>
        </w:rPr>
        <w:t xml:space="preserve">Dans cette étude, </w:t>
      </w:r>
      <w:r>
        <w:rPr>
          <w:rFonts w:cs="Times New Roman"/>
          <w:szCs w:val="24"/>
        </w:rPr>
        <w:t xml:space="preserve">nous avons </w:t>
      </w:r>
      <w:r w:rsidRPr="00F81BC6">
        <w:rPr>
          <w:rFonts w:cs="Times New Roman"/>
          <w:szCs w:val="24"/>
        </w:rPr>
        <w:t>développé</w:t>
      </w:r>
      <w:r w:rsidR="002F69EE" w:rsidRPr="00F81BC6">
        <w:rPr>
          <w:rFonts w:cs="Times New Roman"/>
          <w:szCs w:val="24"/>
        </w:rPr>
        <w:t xml:space="preserve"> des modèles</w:t>
      </w:r>
      <w:r w:rsidR="0054204D">
        <w:rPr>
          <w:rFonts w:cs="Times New Roman"/>
          <w:szCs w:val="24"/>
        </w:rPr>
        <w:t xml:space="preserve"> prédictive</w:t>
      </w:r>
      <w:r w:rsidR="002F69EE" w:rsidRPr="00F81BC6">
        <w:rPr>
          <w:rFonts w:cs="Times New Roman"/>
          <w:szCs w:val="24"/>
        </w:rPr>
        <w:t xml:space="preserve"> grâce à</w:t>
      </w:r>
      <w:r w:rsidR="002F69EE">
        <w:rPr>
          <w:rFonts w:cs="Times New Roman"/>
          <w:szCs w:val="24"/>
        </w:rPr>
        <w:t xml:space="preserve"> une approche comparative </w:t>
      </w:r>
      <w:r w:rsidR="0033304E">
        <w:rPr>
          <w:rFonts w:cs="Times New Roman"/>
        </w:rPr>
        <w:t>entre l</w:t>
      </w:r>
      <w:r w:rsidR="00F94EDC" w:rsidRPr="00F94EDC">
        <w:rPr>
          <w:rFonts w:cs="Times New Roman"/>
        </w:rPr>
        <w:t xml:space="preserve">es modèles de régression traditionnels (GLM, GAM) </w:t>
      </w:r>
      <w:r w:rsidR="0033304E">
        <w:rPr>
          <w:rFonts w:cs="Times New Roman"/>
        </w:rPr>
        <w:t xml:space="preserve">et </w:t>
      </w:r>
      <w:r w:rsidR="00F94EDC" w:rsidRPr="00F94EDC">
        <w:rPr>
          <w:rFonts w:cs="Times New Roman"/>
        </w:rPr>
        <w:t>les algorithmes d'apprentissage automatique (</w:t>
      </w:r>
      <w:r w:rsidR="00B615BF">
        <w:rPr>
          <w:rFonts w:cs="Times New Roman"/>
        </w:rPr>
        <w:t xml:space="preserve">RF, </w:t>
      </w:r>
      <w:r w:rsidR="00F94EDC" w:rsidRPr="00F94EDC">
        <w:rPr>
          <w:rFonts w:cs="Times New Roman"/>
        </w:rPr>
        <w:t>GBM et</w:t>
      </w:r>
      <w:r w:rsidR="001D3071">
        <w:rPr>
          <w:rFonts w:cs="Times New Roman"/>
        </w:rPr>
        <w:t xml:space="preserve"> </w:t>
      </w:r>
      <w:r w:rsidR="00B615BF">
        <w:rPr>
          <w:rFonts w:cs="Times New Roman"/>
        </w:rPr>
        <w:t>ANN</w:t>
      </w:r>
      <w:r w:rsidR="00F94EDC" w:rsidRPr="00F94EDC">
        <w:rPr>
          <w:rFonts w:cs="Times New Roman"/>
        </w:rPr>
        <w:t xml:space="preserve">) afin d'identifier le meilleur modèle pour prédire la </w:t>
      </w:r>
      <w:r w:rsidR="00594B5E">
        <w:rPr>
          <w:rFonts w:cs="Times New Roman"/>
        </w:rPr>
        <w:t xml:space="preserve">communauté </w:t>
      </w:r>
      <w:r w:rsidR="00F94EDC" w:rsidRPr="00F94EDC">
        <w:rPr>
          <w:rFonts w:cs="Times New Roman"/>
        </w:rPr>
        <w:t xml:space="preserve">des vers de terre en </w:t>
      </w:r>
      <w:r w:rsidR="00B615BF">
        <w:rPr>
          <w:rFonts w:cs="Times New Roman"/>
        </w:rPr>
        <w:t>France métrop</w:t>
      </w:r>
      <w:r w:rsidR="00752760">
        <w:rPr>
          <w:rFonts w:cs="Times New Roman"/>
        </w:rPr>
        <w:t>olitaine</w:t>
      </w:r>
      <w:r w:rsidR="00F94EDC" w:rsidRPr="00F94EDC">
        <w:rPr>
          <w:rFonts w:cs="Times New Roman"/>
        </w:rPr>
        <w:t>.</w:t>
      </w:r>
      <w:r w:rsidR="00752760">
        <w:rPr>
          <w:rFonts w:cs="Times New Roman"/>
        </w:rPr>
        <w:t xml:space="preserve"> </w:t>
      </w:r>
      <w:r w:rsidR="00752760" w:rsidRPr="00752760">
        <w:rPr>
          <w:rFonts w:cs="Times New Roman"/>
        </w:rPr>
        <w:t>Les modèles boostés généralisés et les forêts aléatoires avait les meilleures performances prédictives</w:t>
      </w:r>
      <w:r w:rsidR="00752760">
        <w:rPr>
          <w:rFonts w:cs="Times New Roman"/>
        </w:rPr>
        <w:t>.</w:t>
      </w:r>
      <w:r w:rsidR="00C12F5E">
        <w:rPr>
          <w:rFonts w:cs="Times New Roman"/>
        </w:rPr>
        <w:t xml:space="preserve"> </w:t>
      </w:r>
      <w:r w:rsidR="00747A27" w:rsidRPr="00F81BC6">
        <w:rPr>
          <w:rFonts w:cs="Times New Roman"/>
        </w:rPr>
        <w:t>Les premiers résultats notables que nous avons obtenus concernent la précision estimée de nos modèles qui permettent de prédire la biomasse</w:t>
      </w:r>
      <w:r w:rsidR="00A73C98">
        <w:rPr>
          <w:rFonts w:cs="Times New Roman"/>
        </w:rPr>
        <w:t xml:space="preserve"> </w:t>
      </w:r>
      <w:r w:rsidR="00A73C98">
        <w:rPr>
          <w:rFonts w:cs="Times New Roman"/>
        </w:rPr>
        <w:lastRenderedPageBreak/>
        <w:t>totale</w:t>
      </w:r>
      <w:r w:rsidR="00747A27" w:rsidRPr="00F81BC6">
        <w:rPr>
          <w:rFonts w:cs="Times New Roman"/>
        </w:rPr>
        <w:t xml:space="preserve"> avec un R² de 0.35 (RMSE = 8.76 g/m²), l’abondance</w:t>
      </w:r>
      <w:r w:rsidR="00A73C98">
        <w:rPr>
          <w:rFonts w:cs="Times New Roman"/>
        </w:rPr>
        <w:t xml:space="preserve"> totale</w:t>
      </w:r>
      <w:r w:rsidR="00747A27" w:rsidRPr="00F81BC6">
        <w:rPr>
          <w:rFonts w:cs="Times New Roman"/>
        </w:rPr>
        <w:t xml:space="preserve"> avec un R² de 0.43 (RMSE = 25 ind./m²) et la richesse </w:t>
      </w:r>
      <w:r w:rsidR="00A73C98">
        <w:rPr>
          <w:rFonts w:cs="Times New Roman"/>
        </w:rPr>
        <w:t xml:space="preserve">taxonomique totale </w:t>
      </w:r>
      <w:r w:rsidR="00747A27" w:rsidRPr="00F81BC6">
        <w:rPr>
          <w:rFonts w:cs="Times New Roman"/>
        </w:rPr>
        <w:t>avec un R² de 0.59 (RMSE = 1.7 espèce par parcelle).</w:t>
      </w:r>
      <w:r w:rsidR="00747A27">
        <w:rPr>
          <w:rFonts w:cs="Times New Roman"/>
        </w:rPr>
        <w:t xml:space="preserve"> </w:t>
      </w:r>
      <w:r w:rsidR="00C63DC7">
        <w:rPr>
          <w:rFonts w:cs="Times New Roman"/>
        </w:rPr>
        <w:t xml:space="preserve">Notre étude </w:t>
      </w:r>
      <w:r w:rsidR="0045571A">
        <w:rPr>
          <w:rFonts w:cs="Times New Roman"/>
        </w:rPr>
        <w:t>a</w:t>
      </w:r>
      <w:r w:rsidR="00C63DC7">
        <w:rPr>
          <w:rFonts w:cs="Times New Roman"/>
        </w:rPr>
        <w:t xml:space="preserve"> permis de mettre en évidence que </w:t>
      </w:r>
      <w:r w:rsidR="00E42BB8">
        <w:rPr>
          <w:rFonts w:cs="Times New Roman"/>
        </w:rPr>
        <w:t xml:space="preserve">l’occupation du sol était la variable la plus importante sur les vers de terre </w:t>
      </w:r>
      <w:r w:rsidR="009B5F6F">
        <w:rPr>
          <w:rFonts w:cs="Times New Roman"/>
        </w:rPr>
        <w:t>suivie</w:t>
      </w:r>
      <w:r w:rsidR="00E42BB8">
        <w:rPr>
          <w:rFonts w:cs="Times New Roman"/>
        </w:rPr>
        <w:t xml:space="preserve"> </w:t>
      </w:r>
      <w:r w:rsidR="009337F2" w:rsidRPr="009337F2">
        <w:rPr>
          <w:rFonts w:cs="Times New Roman"/>
        </w:rPr>
        <w:t>des variables spatiales, climatiques et pédologiques</w:t>
      </w:r>
      <w:r w:rsidR="009B5F6F">
        <w:rPr>
          <w:rFonts w:cs="Times New Roman"/>
        </w:rPr>
        <w:t>.</w:t>
      </w:r>
      <w:r w:rsidR="00E20054">
        <w:rPr>
          <w:rFonts w:cs="Times New Roman"/>
        </w:rPr>
        <w:t xml:space="preserve"> </w:t>
      </w:r>
      <w:r w:rsidR="00544127" w:rsidRPr="00A33C72">
        <w:rPr>
          <w:rFonts w:cs="Times New Roman"/>
        </w:rPr>
        <w:t>Notre étude a permis</w:t>
      </w:r>
      <w:r w:rsidR="00F557E5">
        <w:rPr>
          <w:rFonts w:cs="Times New Roman"/>
        </w:rPr>
        <w:t xml:space="preserve"> aussi</w:t>
      </w:r>
      <w:r w:rsidR="00544127" w:rsidRPr="00A33C72">
        <w:rPr>
          <w:rFonts w:cs="Times New Roman"/>
        </w:rPr>
        <w:t xml:space="preserve"> de créer des cartes de prédiction de la communauté des vers de terre</w:t>
      </w:r>
      <w:r w:rsidR="007D7F0F">
        <w:rPr>
          <w:rFonts w:cs="Times New Roman"/>
        </w:rPr>
        <w:t xml:space="preserve"> en France</w:t>
      </w:r>
      <w:r w:rsidR="00544127" w:rsidRPr="00A33C72">
        <w:rPr>
          <w:rFonts w:cs="Times New Roman"/>
        </w:rPr>
        <w:t xml:space="preserve">, fournissant </w:t>
      </w:r>
      <w:r w:rsidR="00544127">
        <w:rPr>
          <w:rFonts w:cs="Times New Roman"/>
        </w:rPr>
        <w:t xml:space="preserve">ainsi </w:t>
      </w:r>
      <w:r w:rsidR="00544127" w:rsidRPr="00A33C72">
        <w:rPr>
          <w:rFonts w:cs="Times New Roman"/>
        </w:rPr>
        <w:t xml:space="preserve">des données de référence </w:t>
      </w:r>
      <w:r w:rsidR="00544127">
        <w:rPr>
          <w:rFonts w:cs="Times New Roman"/>
        </w:rPr>
        <w:t xml:space="preserve">et </w:t>
      </w:r>
      <w:r w:rsidR="00544127" w:rsidRPr="00A33C72">
        <w:rPr>
          <w:rFonts w:cs="Times New Roman"/>
        </w:rPr>
        <w:t xml:space="preserve">sensibilisant à la protection de la biodiversité du sol et </w:t>
      </w:r>
      <w:r w:rsidR="005B078A">
        <w:rPr>
          <w:rFonts w:cs="Times New Roman"/>
        </w:rPr>
        <w:t xml:space="preserve">donc des </w:t>
      </w:r>
      <w:r w:rsidR="00544127" w:rsidRPr="00A33C72">
        <w:rPr>
          <w:rFonts w:cs="Times New Roman"/>
        </w:rPr>
        <w:t>services écosystémiques associés</w:t>
      </w:r>
      <w:r w:rsidR="0045571A">
        <w:rPr>
          <w:rFonts w:cs="Times New Roman"/>
        </w:rPr>
        <w:t>.</w:t>
      </w:r>
      <w:r w:rsidR="0027667E">
        <w:rPr>
          <w:rFonts w:cs="Times New Roman"/>
        </w:rPr>
        <w:t xml:space="preserve"> </w:t>
      </w:r>
      <w:r w:rsidR="00202263">
        <w:rPr>
          <w:rFonts w:cs="Times New Roman"/>
        </w:rPr>
        <w:t xml:space="preserve">Afin de compléter cette étude et obtenir </w:t>
      </w:r>
      <w:r w:rsidR="00833EEC">
        <w:rPr>
          <w:rFonts w:cs="Times New Roman"/>
        </w:rPr>
        <w:t>un aperçu global</w:t>
      </w:r>
      <w:r w:rsidR="00202263">
        <w:rPr>
          <w:rFonts w:cs="Times New Roman"/>
        </w:rPr>
        <w:t xml:space="preserve"> </w:t>
      </w:r>
      <w:r w:rsidR="00DB11B5">
        <w:rPr>
          <w:rFonts w:cs="Times New Roman"/>
        </w:rPr>
        <w:t>de la communauté des verts de terre</w:t>
      </w:r>
      <w:r w:rsidR="00B932DA">
        <w:rPr>
          <w:rFonts w:cs="Times New Roman"/>
        </w:rPr>
        <w:t xml:space="preserve"> en France</w:t>
      </w:r>
      <w:r w:rsidR="00DB11B5">
        <w:rPr>
          <w:rFonts w:cs="Times New Roman"/>
        </w:rPr>
        <w:t>, il</w:t>
      </w:r>
      <w:r w:rsidR="00D46D11">
        <w:rPr>
          <w:rFonts w:cs="Times New Roman"/>
        </w:rPr>
        <w:t xml:space="preserve"> serait pertinent de </w:t>
      </w:r>
      <w:r w:rsidR="002151C4">
        <w:rPr>
          <w:rFonts w:cs="Times New Roman"/>
        </w:rPr>
        <w:t>développer d’autre</w:t>
      </w:r>
      <w:r w:rsidR="00DB11B5">
        <w:rPr>
          <w:rFonts w:cs="Times New Roman"/>
        </w:rPr>
        <w:t>s modèles</w:t>
      </w:r>
      <w:r w:rsidR="002151C4">
        <w:rPr>
          <w:rFonts w:cs="Times New Roman"/>
        </w:rPr>
        <w:t xml:space="preserve"> permettant de prédire l’abondance </w:t>
      </w:r>
      <w:r w:rsidR="00C61EE5">
        <w:rPr>
          <w:rFonts w:cs="Times New Roman"/>
        </w:rPr>
        <w:t xml:space="preserve">ou la </w:t>
      </w:r>
      <w:r w:rsidR="00D30210">
        <w:rPr>
          <w:rFonts w:cs="Times New Roman"/>
        </w:rPr>
        <w:t>présence</w:t>
      </w:r>
      <w:r w:rsidR="00C61EE5">
        <w:rPr>
          <w:rFonts w:cs="Times New Roman"/>
        </w:rPr>
        <w:t xml:space="preserve"> </w:t>
      </w:r>
      <w:r w:rsidR="00D30210">
        <w:rPr>
          <w:rFonts w:cs="Times New Roman"/>
        </w:rPr>
        <w:t>absence</w:t>
      </w:r>
      <w:r w:rsidR="00C61EE5">
        <w:rPr>
          <w:rFonts w:cs="Times New Roman"/>
        </w:rPr>
        <w:t xml:space="preserve"> </w:t>
      </w:r>
      <w:r w:rsidR="00BC4A6F">
        <w:rPr>
          <w:rFonts w:cs="Times New Roman"/>
        </w:rPr>
        <w:t>des espèces</w:t>
      </w:r>
      <w:r w:rsidR="00C61EE5">
        <w:rPr>
          <w:rFonts w:cs="Times New Roman"/>
        </w:rPr>
        <w:t xml:space="preserve"> mais aussi l’abondance </w:t>
      </w:r>
      <w:r w:rsidR="00480927">
        <w:rPr>
          <w:rFonts w:cs="Times New Roman"/>
        </w:rPr>
        <w:t xml:space="preserve">et la biomasse </w:t>
      </w:r>
      <w:r w:rsidR="00BC4A6F">
        <w:rPr>
          <w:rFonts w:cs="Times New Roman"/>
        </w:rPr>
        <w:t xml:space="preserve">des catégories </w:t>
      </w:r>
      <w:r w:rsidR="00D30210">
        <w:rPr>
          <w:rFonts w:cs="Times New Roman"/>
        </w:rPr>
        <w:t>écologiques</w:t>
      </w:r>
      <w:r w:rsidR="00BC4A6F">
        <w:rPr>
          <w:rFonts w:cs="Times New Roman"/>
        </w:rPr>
        <w:t xml:space="preserve"> des vers de terre.</w:t>
      </w:r>
    </w:p>
    <w:p w14:paraId="1FE160DD" w14:textId="77777777" w:rsidR="00C12F5E" w:rsidRPr="00833EEC" w:rsidRDefault="00C12F5E" w:rsidP="008830C6">
      <w:pPr>
        <w:rPr>
          <w:rFonts w:cs="Times New Roman"/>
          <w:lang w:val="en-US"/>
        </w:rPr>
      </w:pPr>
    </w:p>
    <w:p w14:paraId="35C97BC6" w14:textId="7BF4E2C2" w:rsidR="00C12F5E" w:rsidRPr="00833EEC" w:rsidRDefault="00C12F5E" w:rsidP="008830C6">
      <w:pPr>
        <w:rPr>
          <w:rFonts w:cs="Times New Roman"/>
          <w:lang w:val="en-US"/>
        </w:rPr>
        <w:sectPr w:rsidR="00C12F5E" w:rsidRPr="00833EEC" w:rsidSect="00537360">
          <w:footerReference w:type="default" r:id="rId18"/>
          <w:footerReference w:type="first" r:id="rId19"/>
          <w:pgSz w:w="12240" w:h="15840"/>
          <w:pgMar w:top="1417" w:right="1417" w:bottom="1417" w:left="1417" w:header="720" w:footer="720" w:gutter="0"/>
          <w:pgNumType w:start="1"/>
          <w:cols w:space="720"/>
          <w:titlePg/>
          <w:docGrid w:linePitch="360"/>
        </w:sectPr>
      </w:pPr>
    </w:p>
    <w:p w14:paraId="5CCE1411" w14:textId="77777777" w:rsidR="00D3451C" w:rsidRPr="00833EEC" w:rsidRDefault="00D3451C" w:rsidP="0042279B">
      <w:pPr>
        <w:pStyle w:val="Heading1"/>
        <w:numPr>
          <w:ilvl w:val="0"/>
          <w:numId w:val="0"/>
        </w:numPr>
        <w:rPr>
          <w:rFonts w:cs="Times New Roman"/>
          <w:lang w:val="en-US"/>
        </w:rPr>
      </w:pPr>
      <w:r w:rsidRPr="00833EEC">
        <w:rPr>
          <w:rFonts w:cs="Times New Roman"/>
          <w:lang w:val="en-US"/>
        </w:rPr>
        <w:lastRenderedPageBreak/>
        <w:t>Bibliographie</w:t>
      </w:r>
    </w:p>
    <w:p w14:paraId="23605A48" w14:textId="77777777" w:rsidR="00CE6D97" w:rsidRDefault="00F217A6" w:rsidP="00CE6D97">
      <w:pPr>
        <w:pStyle w:val="Bibliography"/>
      </w:pPr>
      <w:r>
        <w:fldChar w:fldCharType="begin"/>
      </w:r>
      <w:r w:rsidRPr="00833EEC">
        <w:rPr>
          <w:lang w:val="en-US"/>
        </w:rPr>
        <w:instrText xml:space="preserve"> ADDIN ZOTERO_BIBL {"uncited":[],"omitted":[],"custom":[]} CSL_BIBLIOGRAPHY </w:instrText>
      </w:r>
      <w:r>
        <w:fldChar w:fldCharType="separate"/>
      </w:r>
      <w:r w:rsidR="00CE6D97">
        <w:t xml:space="preserve">Anthony, M. A., Bender, S. F., &amp; van der Heijden, M. G. (2023). Enumerating soil biodiversity. </w:t>
      </w:r>
      <w:r w:rsidR="00CE6D97">
        <w:rPr>
          <w:i/>
          <w:iCs/>
        </w:rPr>
        <w:t>Proceedings of the National Academy of Sciences</w:t>
      </w:r>
      <w:r w:rsidR="00CE6D97">
        <w:t xml:space="preserve">, </w:t>
      </w:r>
      <w:r w:rsidR="00CE6D97">
        <w:rPr>
          <w:i/>
          <w:iCs/>
        </w:rPr>
        <w:t>120</w:t>
      </w:r>
      <w:r w:rsidR="00CE6D97">
        <w:t>(33), e2304663120. https://doi.org/10.1073/pnas.2304663120</w:t>
      </w:r>
    </w:p>
    <w:p w14:paraId="427432A1" w14:textId="77777777" w:rsidR="00CE6D97" w:rsidRDefault="00CE6D97" w:rsidP="00CE6D97">
      <w:pPr>
        <w:pStyle w:val="Bibliography"/>
      </w:pPr>
      <w:r>
        <w:t xml:space="preserve">Ballabio, C., Lugato, E., Fernández-Ugalde, O., Orgiazzi, A., Jones, A., Borrelli, P., Montanarella, L., &amp; Panagos, P. (2019). Mapping LUCAS topsoil chemical properties at European scale using Gaussian process regression. </w:t>
      </w:r>
      <w:r>
        <w:rPr>
          <w:i/>
          <w:iCs/>
        </w:rPr>
        <w:t>Geoderma</w:t>
      </w:r>
      <w:r>
        <w:t xml:space="preserve">, </w:t>
      </w:r>
      <w:r>
        <w:rPr>
          <w:i/>
          <w:iCs/>
        </w:rPr>
        <w:t>355</w:t>
      </w:r>
      <w:r>
        <w:t>, 113912. https://doi.org/10.1016/j.geoderma.2019.113912</w:t>
      </w:r>
    </w:p>
    <w:p w14:paraId="7EC72659" w14:textId="77777777" w:rsidR="00CE6D97" w:rsidRDefault="00CE6D97" w:rsidP="00CE6D97">
      <w:pPr>
        <w:pStyle w:val="Bibliography"/>
      </w:pPr>
      <w:r>
        <w:t xml:space="preserve">Bardgett, R. D., &amp; Van der Putten, W. H. (2014). Belowground biodiversity and ecosystem functioning. </w:t>
      </w:r>
      <w:r>
        <w:rPr>
          <w:i/>
          <w:iCs/>
        </w:rPr>
        <w:t>Nature</w:t>
      </w:r>
      <w:r>
        <w:t xml:space="preserve">, </w:t>
      </w:r>
      <w:r>
        <w:rPr>
          <w:i/>
          <w:iCs/>
        </w:rPr>
        <w:t>515</w:t>
      </w:r>
      <w:r>
        <w:t>(7528), Article 7528. https://doi.org/10.1038/nature13855</w:t>
      </w:r>
    </w:p>
    <w:p w14:paraId="391718B2" w14:textId="77777777" w:rsidR="00CE6D97" w:rsidRDefault="00CE6D97" w:rsidP="00CE6D97">
      <w:pPr>
        <w:pStyle w:val="Bibliography"/>
      </w:pPr>
      <w:r>
        <w:t xml:space="preserve">Bouché, M. B. (1972). </w:t>
      </w:r>
      <w:r>
        <w:rPr>
          <w:i/>
          <w:iCs/>
        </w:rPr>
        <w:t>Lombriciens de France. Ecologie et systématique</w:t>
      </w:r>
      <w:r>
        <w:t xml:space="preserve"> (Vol. 72‑2, Numéro HS, p. 671 p.). INRA Editions. https://hal.inrae.fr/hal-02859798</w:t>
      </w:r>
    </w:p>
    <w:p w14:paraId="461B41F3" w14:textId="77777777" w:rsidR="00CE6D97" w:rsidRDefault="00CE6D97" w:rsidP="00CE6D97">
      <w:pPr>
        <w:pStyle w:val="Bibliography"/>
      </w:pPr>
      <w:r>
        <w:t xml:space="preserve">Breiman, L. (2001). Random Forests. </w:t>
      </w:r>
      <w:r>
        <w:rPr>
          <w:i/>
          <w:iCs/>
        </w:rPr>
        <w:t>Machine Learning</w:t>
      </w:r>
      <w:r>
        <w:t xml:space="preserve">, </w:t>
      </w:r>
      <w:r>
        <w:rPr>
          <w:i/>
          <w:iCs/>
        </w:rPr>
        <w:t>45</w:t>
      </w:r>
      <w:r>
        <w:t>(1), 5‑32. https://doi.org/10.1023/A:1010933404324</w:t>
      </w:r>
    </w:p>
    <w:p w14:paraId="1EBDE697" w14:textId="77777777" w:rsidR="00CE6D97" w:rsidRDefault="00CE6D97" w:rsidP="00CE6D97">
      <w:pPr>
        <w:pStyle w:val="Bibliography"/>
      </w:pPr>
      <w:r>
        <w:t xml:space="preserve">Capowiez, Y., Sammartino, S., &amp; Michel, E. (2014). Burrow systems of endogeic earthworms : Effects of earthworm abundance and consequences for soil water infiltration. </w:t>
      </w:r>
      <w:r>
        <w:rPr>
          <w:i/>
          <w:iCs/>
        </w:rPr>
        <w:t>Pedobiologia</w:t>
      </w:r>
      <w:r>
        <w:t xml:space="preserve">, </w:t>
      </w:r>
      <w:r>
        <w:rPr>
          <w:i/>
          <w:iCs/>
        </w:rPr>
        <w:t>57</w:t>
      </w:r>
      <w:r>
        <w:t>(4), 303‑309. https://doi.org/10.1016/j.pedobi.2014.04.001</w:t>
      </w:r>
    </w:p>
    <w:p w14:paraId="7643E420" w14:textId="77777777" w:rsidR="00CE6D97" w:rsidRDefault="00CE6D97" w:rsidP="00CE6D97">
      <w:pPr>
        <w:pStyle w:val="Bibliography"/>
      </w:pPr>
      <w:r>
        <w:t xml:space="preserve">Cardinale, B. J., Duffy, J. E., Gonzalez, A., Hooper, D. U., Perrings, C., Venail, P., Narwani, A., Mace, G. M., Tilman, D., Wardle, D. A., Kinzig, A. P., Daily, G. C., Loreau, M., Grace, J. B., Larigauderie, A., Srivastava, D. S., &amp; Naeem, S. (2012). Biodiversity loss and its impact on humanity. </w:t>
      </w:r>
      <w:r>
        <w:rPr>
          <w:i/>
          <w:iCs/>
        </w:rPr>
        <w:t>Nature</w:t>
      </w:r>
      <w:r>
        <w:t xml:space="preserve">, </w:t>
      </w:r>
      <w:r>
        <w:rPr>
          <w:i/>
          <w:iCs/>
        </w:rPr>
        <w:t>486</w:t>
      </w:r>
      <w:r>
        <w:t>(7401), Article 7401. https://doi.org/10.1038/nature11148</w:t>
      </w:r>
    </w:p>
    <w:p w14:paraId="2593A573" w14:textId="77777777" w:rsidR="00CE6D97" w:rsidRDefault="00CE6D97" w:rsidP="00CE6D97">
      <w:pPr>
        <w:pStyle w:val="Bibliography"/>
      </w:pPr>
      <w:r>
        <w:t xml:space="preserve">Casalicchio, G., Molnar, C., &amp; Schratz, P. (2024). </w:t>
      </w:r>
      <w:r>
        <w:rPr>
          <w:i/>
          <w:iCs/>
        </w:rPr>
        <w:t>iml : Interpretable Machine Learning</w:t>
      </w:r>
      <w:r>
        <w:t xml:space="preserve"> (0.11.3) [Logiciel]. https://cran.r-project.org/web/packages/iml/</w:t>
      </w:r>
    </w:p>
    <w:p w14:paraId="2C3EF024" w14:textId="77777777" w:rsidR="00CE6D97" w:rsidRDefault="00CE6D97" w:rsidP="00CE6D97">
      <w:pPr>
        <w:pStyle w:val="Bibliography"/>
      </w:pPr>
      <w:r>
        <w:lastRenderedPageBreak/>
        <w:t xml:space="preserve">Crittenden, S. J., Eswaramurthy, T., de Goede, R. G. M., Brussaard, L., &amp; Pulleman, M. M. (2014). Effect of tillage on earthworms over short- and medium-term in conventional and organic farming. </w:t>
      </w:r>
      <w:r>
        <w:rPr>
          <w:i/>
          <w:iCs/>
        </w:rPr>
        <w:t>Applied Soil Ecology</w:t>
      </w:r>
      <w:r>
        <w:t xml:space="preserve">, </w:t>
      </w:r>
      <w:r>
        <w:rPr>
          <w:i/>
          <w:iCs/>
        </w:rPr>
        <w:t>83</w:t>
      </w:r>
      <w:r>
        <w:t>, 140‑148. https://doi.org/10.1016/j.apsoil.2014.03.001</w:t>
      </w:r>
    </w:p>
    <w:p w14:paraId="058F53DF" w14:textId="77777777" w:rsidR="00CE6D97" w:rsidRDefault="00CE6D97" w:rsidP="00CE6D97">
      <w:pPr>
        <w:pStyle w:val="Bibliography"/>
      </w:pPr>
      <w:r>
        <w:t xml:space="preserve">Cunha, L., Brown, G. G., Stanton, D. W. G., Da Silva, E., Hansel, F. A., Jorge, G., McKey, D., Vidal-Torrado, P., Macedo, R. S., Velasquez, E., James, S. W., Lavelle, P., Kille, P., &amp; Network,  the T. P. de I. (2016). Soil Animals and Pedogenesis : The Role of Earthworms in Anthropogenic Soils. </w:t>
      </w:r>
      <w:r>
        <w:rPr>
          <w:i/>
          <w:iCs/>
        </w:rPr>
        <w:t>Soil Science</w:t>
      </w:r>
      <w:r>
        <w:t xml:space="preserve">, </w:t>
      </w:r>
      <w:r>
        <w:rPr>
          <w:i/>
          <w:iCs/>
        </w:rPr>
        <w:t>181</w:t>
      </w:r>
      <w:r>
        <w:t>(3/4), 110‑125. https://doi.org/10.1097/SS.0000000000000144</w:t>
      </w:r>
    </w:p>
    <w:p w14:paraId="66914DBA" w14:textId="77777777" w:rsidR="00CE6D97" w:rsidRDefault="00CE6D97" w:rsidP="00CE6D97">
      <w:pPr>
        <w:pStyle w:val="Bibliography"/>
      </w:pPr>
      <w:r>
        <w:t xml:space="preserve">Diallo, A., Hoeffner, K., Guillocheau, S., Sorgniard, P., &amp; Cluzeau, D. (2023). Combined effects of annual crop agricultural practices on earthworm communities. </w:t>
      </w:r>
      <w:r>
        <w:rPr>
          <w:i/>
          <w:iCs/>
        </w:rPr>
        <w:t>Applied Soil Ecology</w:t>
      </w:r>
      <w:r>
        <w:t xml:space="preserve">, </w:t>
      </w:r>
      <w:r>
        <w:rPr>
          <w:i/>
          <w:iCs/>
        </w:rPr>
        <w:t>192</w:t>
      </w:r>
      <w:r>
        <w:t>, 105073. https://doi.org/10.1016/j.apsoil.2023.105073</w:t>
      </w:r>
    </w:p>
    <w:p w14:paraId="6F5FCFDB" w14:textId="77777777" w:rsidR="00CE6D97" w:rsidRDefault="00CE6D97" w:rsidP="00CE6D97">
      <w:pPr>
        <w:pStyle w:val="Bibliography"/>
      </w:pPr>
      <w:r>
        <w:t xml:space="preserve">Edwards, C. A., &amp; Arancon, N. Q. (2022). </w:t>
      </w:r>
      <w:r>
        <w:rPr>
          <w:i/>
          <w:iCs/>
        </w:rPr>
        <w:t>Biology and Ecology of Earthworms</w:t>
      </w:r>
      <w:r>
        <w:t>. Springer US. https://doi.org/10.1007/978-0-387-74943-3</w:t>
      </w:r>
    </w:p>
    <w:p w14:paraId="49B5E4FE" w14:textId="77777777" w:rsidR="00CE6D97" w:rsidRDefault="00CE6D97" w:rsidP="00CE6D97">
      <w:pPr>
        <w:pStyle w:val="Bibliography"/>
      </w:pPr>
      <w:r>
        <w:t xml:space="preserve">Elith, J., &amp; Leathwick, J. R. (2009). Species Distribution Models : Ecological Explanation and Prediction Across Space and Time. </w:t>
      </w:r>
      <w:r>
        <w:rPr>
          <w:i/>
          <w:iCs/>
        </w:rPr>
        <w:t>Annual Review of Ecology, Evolution, and Systematics</w:t>
      </w:r>
      <w:r>
        <w:t xml:space="preserve">, </w:t>
      </w:r>
      <w:r>
        <w:rPr>
          <w:i/>
          <w:iCs/>
        </w:rPr>
        <w:t>40</w:t>
      </w:r>
      <w:r>
        <w:t>(1), 677‑697. https://doi.org/10.1146/annurev.ecolsys.110308.120159</w:t>
      </w:r>
    </w:p>
    <w:p w14:paraId="621EB56B" w14:textId="77777777" w:rsidR="00CE6D97" w:rsidRDefault="00CE6D97" w:rsidP="00CE6D97">
      <w:pPr>
        <w:pStyle w:val="Bibliography"/>
      </w:pPr>
      <w:r>
        <w:t xml:space="preserve">Ernst, G., &amp; Emmerling, C. (2009). Impact of five different tillage systems on soil organic carbon content and the density, biomass, and community composition of earthworms after a ten year period. </w:t>
      </w:r>
      <w:r>
        <w:rPr>
          <w:i/>
          <w:iCs/>
        </w:rPr>
        <w:t>European Journal of Soil Biology</w:t>
      </w:r>
      <w:r>
        <w:t xml:space="preserve">, </w:t>
      </w:r>
      <w:r>
        <w:rPr>
          <w:i/>
          <w:iCs/>
        </w:rPr>
        <w:t>45</w:t>
      </w:r>
      <w:r>
        <w:t>(3), 247‑251. https://doi.org/10.1016/j.ejsobi.2009.02.002</w:t>
      </w:r>
    </w:p>
    <w:p w14:paraId="4F22BF35" w14:textId="77777777" w:rsidR="00CE6D97" w:rsidRDefault="00CE6D97" w:rsidP="00CE6D97">
      <w:pPr>
        <w:pStyle w:val="Bibliography"/>
      </w:pPr>
      <w:r>
        <w:t xml:space="preserve">FAO, I. (2020). </w:t>
      </w:r>
      <w:r>
        <w:rPr>
          <w:i/>
          <w:iCs/>
        </w:rPr>
        <w:t>State of knowledge of soil biodiversity – Status, challenges and potentialities. Summary for policy makers</w:t>
      </w:r>
      <w:r>
        <w:t>. https://policycommons.net/artifacts/1526136/state-of-knowledge-of-soil-biodiversity-status-challenges-and-potentialities/2214245/</w:t>
      </w:r>
    </w:p>
    <w:p w14:paraId="030E3F55" w14:textId="77777777" w:rsidR="00CE6D97" w:rsidRDefault="00CE6D97" w:rsidP="00CE6D97">
      <w:pPr>
        <w:pStyle w:val="Bibliography"/>
      </w:pPr>
      <w:r>
        <w:lastRenderedPageBreak/>
        <w:t xml:space="preserve">Fourcade, Y., &amp; Vercauteren, M. (2022). Predicted changes in the functional structure of earthworm assemblages in France driven by climate change. </w:t>
      </w:r>
      <w:r>
        <w:rPr>
          <w:i/>
          <w:iCs/>
        </w:rPr>
        <w:t>Diversity and Distributions</w:t>
      </w:r>
      <w:r>
        <w:t xml:space="preserve">, </w:t>
      </w:r>
      <w:r>
        <w:rPr>
          <w:i/>
          <w:iCs/>
        </w:rPr>
        <w:t>28</w:t>
      </w:r>
      <w:r>
        <w:t>(5), 1050‑1066. https://doi.org/10.1111/ddi.13505</w:t>
      </w:r>
    </w:p>
    <w:p w14:paraId="54A042A5" w14:textId="77777777" w:rsidR="00CE6D97" w:rsidRDefault="00CE6D97" w:rsidP="00CE6D97">
      <w:pPr>
        <w:pStyle w:val="Bibliography"/>
      </w:pPr>
      <w:r>
        <w:t xml:space="preserve">Gabriac, Q., Ganault, P., Barois, I., Aranda-Delgado, E., Cimetière, E., Cortet, J., Gautier, M., Hedde, M., Marchán, D. F., Reyes, J. C. P., Stokes, A., &amp; Decaëns, T. (2022). </w:t>
      </w:r>
      <w:r>
        <w:rPr>
          <w:i/>
          <w:iCs/>
        </w:rPr>
        <w:t>Environmental drivers of earthworm communities along an altitudinal gradient in the French Alps</w:t>
      </w:r>
      <w:r>
        <w:t xml:space="preserve"> (p. 2022.10.13.512055). bioRxiv. https://doi.org/10.1101/2022.10.13.512055</w:t>
      </w:r>
    </w:p>
    <w:p w14:paraId="23299893" w14:textId="77777777" w:rsidR="00CE6D97" w:rsidRDefault="00CE6D97" w:rsidP="00CE6D97">
      <w:pPr>
        <w:pStyle w:val="Bibliography"/>
      </w:pPr>
      <w:r>
        <w:t xml:space="preserve">Gardi, C., &amp; Jeffery, S. (2009). </w:t>
      </w:r>
      <w:r>
        <w:rPr>
          <w:i/>
          <w:iCs/>
        </w:rPr>
        <w:t>Soil biodiversity</w:t>
      </w:r>
      <w:r>
        <w:t>. https://doi.org/10.2788/7831</w:t>
      </w:r>
    </w:p>
    <w:p w14:paraId="0DCF07B6" w14:textId="77777777" w:rsidR="00CE6D97" w:rsidRDefault="00CE6D97" w:rsidP="00CE6D97">
      <w:pPr>
        <w:pStyle w:val="Bibliography"/>
      </w:pPr>
      <w:r>
        <w:t xml:space="preserve">Greg, R., Edwards, D., Kriegler, B., Schroedl, S., Southworth, H., Greenwell, B., Boehmke, B., Cunningham, J., &amp; Developers  (https://github.com/gbm-developers), G. B. M. (2024). </w:t>
      </w:r>
      <w:r>
        <w:rPr>
          <w:i/>
          <w:iCs/>
        </w:rPr>
        <w:t>gbm : Generalized Boosted Regression Models</w:t>
      </w:r>
      <w:r>
        <w:t xml:space="preserve"> (2.1.9) [Logiciel]. https://cran.r-project.org/web/packages/gbm/index.html</w:t>
      </w:r>
    </w:p>
    <w:p w14:paraId="5A678F75" w14:textId="77777777" w:rsidR="00CE6D97" w:rsidRDefault="00CE6D97" w:rsidP="00CE6D97">
      <w:pPr>
        <w:pStyle w:val="Bibliography"/>
      </w:pPr>
      <w:r>
        <w:t xml:space="preserve">Groves, C. P. (2022). </w:t>
      </w:r>
      <w:r>
        <w:rPr>
          <w:i/>
          <w:iCs/>
        </w:rPr>
        <w:t>Biogeographic region | Definition, Features, Locations, &amp; Facts | Britannica</w:t>
      </w:r>
      <w:r>
        <w:t>. https://www.britannica.com/science/biogeographic-region</w:t>
      </w:r>
    </w:p>
    <w:p w14:paraId="51F75A23" w14:textId="77777777" w:rsidR="00CE6D97" w:rsidRDefault="00CE6D97" w:rsidP="00CE6D97">
      <w:pPr>
        <w:pStyle w:val="Bibliography"/>
      </w:pPr>
      <w:r>
        <w:t xml:space="preserve">Guisan, A., Thuiller, W., &amp; Zimmermann, N. E. (2017). </w:t>
      </w:r>
      <w:r>
        <w:rPr>
          <w:i/>
          <w:iCs/>
        </w:rPr>
        <w:t>Habitat Suitability and Distribution Models : With Applications in R</w:t>
      </w:r>
      <w:r>
        <w:t>. Cambridge University Press. https://doi.org/10.1017/9781139028271</w:t>
      </w:r>
    </w:p>
    <w:p w14:paraId="1949DA5E" w14:textId="77777777" w:rsidR="00CE6D97" w:rsidRDefault="00CE6D97" w:rsidP="00CE6D97">
      <w:pPr>
        <w:pStyle w:val="Bibliography"/>
      </w:pPr>
      <w:r>
        <w:t xml:space="preserve">Hijmans, R. J., &amp; Elith, J. (2019). </w:t>
      </w:r>
      <w:r>
        <w:rPr>
          <w:i/>
          <w:iCs/>
        </w:rPr>
        <w:t>Spatial Distribution Models</w:t>
      </w:r>
      <w:r>
        <w:t>. https://rspatial.org/sdm/SDM.pdf</w:t>
      </w:r>
    </w:p>
    <w:p w14:paraId="414AFFF8" w14:textId="77777777" w:rsidR="00CE6D97" w:rsidRDefault="00CE6D97" w:rsidP="00CE6D97">
      <w:pPr>
        <w:pStyle w:val="Bibliography"/>
      </w:pPr>
      <w:r>
        <w:t xml:space="preserve">Hoeffner, K., Hotte, H., Cluzeau, D., Charrier, X., Gastal, F., &amp; Pérès, G. (2021). Effects of temporary grassland introduction into annual crop rotations and nitrogen fertilisation on earthworm communities and forage production. </w:t>
      </w:r>
      <w:r>
        <w:rPr>
          <w:i/>
          <w:iCs/>
        </w:rPr>
        <w:t>Applied Soil Ecology</w:t>
      </w:r>
      <w:r>
        <w:t xml:space="preserve">, </w:t>
      </w:r>
      <w:r>
        <w:rPr>
          <w:i/>
          <w:iCs/>
        </w:rPr>
        <w:t>162</w:t>
      </w:r>
      <w:r>
        <w:t>, 103893. https://doi.org/10.1016/j.apsoil.2021.103893</w:t>
      </w:r>
    </w:p>
    <w:p w14:paraId="754AB34B" w14:textId="77777777" w:rsidR="00CE6D97" w:rsidRDefault="00CE6D97" w:rsidP="00CE6D97">
      <w:pPr>
        <w:pStyle w:val="Bibliography"/>
      </w:pPr>
      <w:r>
        <w:t xml:space="preserve">Hooper, D. U., Adair, E. C., Cardinale, B. J., Byrnes, J. E. K., Hungate, B. A., Matulich, K. L., Gonzalez, A., Duffy, J. E., Gamfeldt, L., &amp; O’Connor, M. I. (2012). A global synthesis </w:t>
      </w:r>
      <w:r>
        <w:lastRenderedPageBreak/>
        <w:t xml:space="preserve">reveals biodiversity loss as a major driver of ecosystem change. </w:t>
      </w:r>
      <w:r>
        <w:rPr>
          <w:i/>
          <w:iCs/>
        </w:rPr>
        <w:t>Nature</w:t>
      </w:r>
      <w:r>
        <w:t xml:space="preserve">, </w:t>
      </w:r>
      <w:r>
        <w:rPr>
          <w:i/>
          <w:iCs/>
        </w:rPr>
        <w:t>486</w:t>
      </w:r>
      <w:r>
        <w:t>(7401), Article 7401. https://doi.org/10.1038/nature11118</w:t>
      </w:r>
    </w:p>
    <w:p w14:paraId="4DCD3B28" w14:textId="77777777" w:rsidR="00CE6D97" w:rsidRDefault="00CE6D97" w:rsidP="00CE6D97">
      <w:pPr>
        <w:pStyle w:val="Bibliography"/>
      </w:pPr>
      <w:r>
        <w:t xml:space="preserve">Horrigue, W., Dequiedt, S., Chemidlin Prévost-Bouré, N., Jolivet, C., Saby, N. P. A., Arrouays, D., Bispo, A., Maron, P.-A., &amp; Ranjard, L. (2016). Predictive model of soil molecular microbial biomass. </w:t>
      </w:r>
      <w:r>
        <w:rPr>
          <w:i/>
          <w:iCs/>
        </w:rPr>
        <w:t>Ecological Indicators</w:t>
      </w:r>
      <w:r>
        <w:t xml:space="preserve">, </w:t>
      </w:r>
      <w:r>
        <w:rPr>
          <w:i/>
          <w:iCs/>
        </w:rPr>
        <w:t>64</w:t>
      </w:r>
      <w:r>
        <w:t>, 203‑211. https://doi.org/10.1016/j.ecolind.2015.12.004</w:t>
      </w:r>
    </w:p>
    <w:p w14:paraId="5563518F" w14:textId="77777777" w:rsidR="00CE6D97" w:rsidRDefault="00CE6D97" w:rsidP="00CE6D97">
      <w:pPr>
        <w:pStyle w:val="Bibliography"/>
      </w:pPr>
      <w:r>
        <w:t xml:space="preserve">Kalinowski, T., Falbel, D., Allaire, J. J., Chollet, F., RStudio, Google, Tang  [ctb, Y., cph, Bijl, W. V. D., Studer, M., &amp; Keydana, S. (2024). </w:t>
      </w:r>
      <w:r>
        <w:rPr>
          <w:i/>
          <w:iCs/>
        </w:rPr>
        <w:t>keras : R Interface to « Keras »</w:t>
      </w:r>
      <w:r>
        <w:t xml:space="preserve"> (2.15.0) [Logiciel]. https://cran.r-project.org/web/packages/keras/index.html</w:t>
      </w:r>
    </w:p>
    <w:p w14:paraId="5E3CC798" w14:textId="77777777" w:rsidR="00CE6D97" w:rsidRDefault="00CE6D97" w:rsidP="00CE6D97">
      <w:pPr>
        <w:pStyle w:val="Bibliography"/>
      </w:pPr>
      <w:r>
        <w:t xml:space="preserve">Karger, D. N., Conrad, O., Böhner, J., Kawohl, T., Kreft, H., Soria-Auza, R. W., Zimmermann, N. E., Linder, H. P., &amp; Kessler, M. (2017). Climatologies at high resolution for the earth’s land surface areas. </w:t>
      </w:r>
      <w:r>
        <w:rPr>
          <w:i/>
          <w:iCs/>
        </w:rPr>
        <w:t>Scientific Data</w:t>
      </w:r>
      <w:r>
        <w:t xml:space="preserve">, </w:t>
      </w:r>
      <w:r>
        <w:rPr>
          <w:i/>
          <w:iCs/>
        </w:rPr>
        <w:t>4</w:t>
      </w:r>
      <w:r>
        <w:t>(1), 170122. https://doi.org/10.1038/sdata.2017.122</w:t>
      </w:r>
    </w:p>
    <w:p w14:paraId="5CC1FA98" w14:textId="77777777" w:rsidR="00CE6D97" w:rsidRDefault="00CE6D97" w:rsidP="00CE6D97">
      <w:pPr>
        <w:pStyle w:val="Bibliography"/>
      </w:pPr>
      <w:r>
        <w:t xml:space="preserve">Lavelle, P., Bignell, D., Lepage, M., Wolters, V., Roger, P., Ineson, P., Heal, O. W., &amp; Dhillion, S. (1997). Soil function in a changing world : The role of invertebrate ecosystem engineers. </w:t>
      </w:r>
      <w:r>
        <w:rPr>
          <w:i/>
          <w:iCs/>
        </w:rPr>
        <w:t>European Journal of Soil Biology</w:t>
      </w:r>
      <w:r>
        <w:t>. https://www.semanticscholar.org/paper/Soil-function-in-a-changing-world%3A-the-role-of-Lavelle-Bignell/363b3c76b7cef2aa2637d1b3a33034ffa41b1dce</w:t>
      </w:r>
    </w:p>
    <w:p w14:paraId="18B77409" w14:textId="77777777" w:rsidR="00CE6D97" w:rsidRDefault="00CE6D97" w:rsidP="00CE6D97">
      <w:pPr>
        <w:pStyle w:val="Bibliography"/>
      </w:pPr>
      <w:r>
        <w:t xml:space="preserve">Leroy, B. L. M., Schmidt, O., Van den Bossche, A., Reheul, D., &amp; Moens, M. (2008). Earthworm population dynamics as influenced by the quality of exogenous organic matter. </w:t>
      </w:r>
      <w:r>
        <w:rPr>
          <w:i/>
          <w:iCs/>
        </w:rPr>
        <w:t>Pedobiologia</w:t>
      </w:r>
      <w:r>
        <w:t xml:space="preserve">, </w:t>
      </w:r>
      <w:r>
        <w:rPr>
          <w:i/>
          <w:iCs/>
        </w:rPr>
        <w:t>52</w:t>
      </w:r>
      <w:r>
        <w:t>(2), 139‑150. https://doi.org/10.1016/j.pedobi.2008.07.001</w:t>
      </w:r>
    </w:p>
    <w:p w14:paraId="50EB3670" w14:textId="77777777" w:rsidR="00CE6D97" w:rsidRDefault="00CE6D97" w:rsidP="00CE6D97">
      <w:pPr>
        <w:pStyle w:val="Bibliography"/>
      </w:pPr>
      <w:r>
        <w:t xml:space="preserve">Li, X., &amp; Wang, Y. (2013). Applying various algorithms for species distribution modelling. </w:t>
      </w:r>
      <w:r>
        <w:rPr>
          <w:i/>
          <w:iCs/>
        </w:rPr>
        <w:t>Integrative Zoology</w:t>
      </w:r>
      <w:r>
        <w:t xml:space="preserve">, </w:t>
      </w:r>
      <w:r>
        <w:rPr>
          <w:i/>
          <w:iCs/>
        </w:rPr>
        <w:t>8</w:t>
      </w:r>
      <w:r>
        <w:t>(2), 124‑135. https://doi.org/10.1111/1749-4877.12000</w:t>
      </w:r>
    </w:p>
    <w:p w14:paraId="6A94573A" w14:textId="77777777" w:rsidR="00CE6D97" w:rsidRDefault="00CE6D97" w:rsidP="00CE6D97">
      <w:pPr>
        <w:pStyle w:val="Bibliography"/>
      </w:pPr>
      <w:r>
        <w:t xml:space="preserve">Maggi, F., &amp; Tang, F. H. M. (2021). Estimated decline in global earthworm population size caused by pesticide residue in soil. </w:t>
      </w:r>
      <w:r>
        <w:rPr>
          <w:i/>
          <w:iCs/>
        </w:rPr>
        <w:t>Soil Security</w:t>
      </w:r>
      <w:r>
        <w:t xml:space="preserve">, </w:t>
      </w:r>
      <w:r>
        <w:rPr>
          <w:i/>
          <w:iCs/>
        </w:rPr>
        <w:t>5</w:t>
      </w:r>
      <w:r>
        <w:t>, 100014. https://doi.org/10.1016/j.soisec.2021.100014</w:t>
      </w:r>
    </w:p>
    <w:p w14:paraId="57E34587" w14:textId="77777777" w:rsidR="00CE6D97" w:rsidRDefault="00CE6D97" w:rsidP="00CE6D97">
      <w:pPr>
        <w:pStyle w:val="Bibliography"/>
      </w:pPr>
      <w:r>
        <w:lastRenderedPageBreak/>
        <w:t xml:space="preserve">Marchán, D. F., Csuzdi, C., Decaëns, T., Szederjesi, T., Pizl, V., &amp; Domínguez, J. (2021). The disjunct distribution of relict earthworm genera clarifies the early historical biogeography of the Lumbricidae (Crassiclitellata, Annelida). </w:t>
      </w:r>
      <w:r>
        <w:rPr>
          <w:i/>
          <w:iCs/>
        </w:rPr>
        <w:t>Journal of Zoological Systematics and Evolutionary Research</w:t>
      </w:r>
      <w:r>
        <w:t xml:space="preserve">, </w:t>
      </w:r>
      <w:r>
        <w:rPr>
          <w:i/>
          <w:iCs/>
        </w:rPr>
        <w:t>59</w:t>
      </w:r>
      <w:r>
        <w:t>(8), 1703‑1717. https://doi.org/10.1111/jzs.12514</w:t>
      </w:r>
    </w:p>
    <w:p w14:paraId="44EF36BE" w14:textId="77777777" w:rsidR="00CE6D97" w:rsidRDefault="00CE6D97" w:rsidP="00CE6D97">
      <w:pPr>
        <w:pStyle w:val="Bibliography"/>
      </w:pPr>
      <w:r>
        <w:t xml:space="preserve">Marchán, D. F., &amp; Domínguez, J. (2022). Evaluating the Conservation Status of a North-Western Iberian Earthworm (Compostelandrilus cyaneus) with Insight into Its Genetic Diversity and Ecological Preferences. </w:t>
      </w:r>
      <w:r>
        <w:rPr>
          <w:i/>
          <w:iCs/>
        </w:rPr>
        <w:t>Genes</w:t>
      </w:r>
      <w:r>
        <w:t xml:space="preserve">, </w:t>
      </w:r>
      <w:r>
        <w:rPr>
          <w:i/>
          <w:iCs/>
        </w:rPr>
        <w:t>13</w:t>
      </w:r>
      <w:r>
        <w:t>(2), Article 2. https://doi.org/10.3390/genes13020337</w:t>
      </w:r>
    </w:p>
    <w:p w14:paraId="2813E3AD" w14:textId="77777777" w:rsidR="00CE6D97" w:rsidRDefault="00CE6D97" w:rsidP="00CE6D97">
      <w:pPr>
        <w:pStyle w:val="Bibliography"/>
      </w:pPr>
      <w:r>
        <w:t xml:space="preserve">Marchán, D. F., Refoyo, P., Fernández, R., Novo, M., de Sosa, I., &amp; Díaz Cosín, D. J. (2016). Macroecological inferences on soil fauna through comparative niche modeling : The case of Hormogastridae (Annelida, Oligochaeta). </w:t>
      </w:r>
      <w:r>
        <w:rPr>
          <w:i/>
          <w:iCs/>
        </w:rPr>
        <w:t>European Journal of Soil Biology</w:t>
      </w:r>
      <w:r>
        <w:t xml:space="preserve">, </w:t>
      </w:r>
      <w:r>
        <w:rPr>
          <w:i/>
          <w:iCs/>
        </w:rPr>
        <w:t>75</w:t>
      </w:r>
      <w:r>
        <w:t>, 115‑122. https://doi.org/10.1016/j.ejsobi.2016.05.003</w:t>
      </w:r>
    </w:p>
    <w:p w14:paraId="1E1236B9" w14:textId="77777777" w:rsidR="00CE6D97" w:rsidRDefault="00CE6D97" w:rsidP="00CE6D97">
      <w:pPr>
        <w:pStyle w:val="Bibliography"/>
      </w:pPr>
      <w:r>
        <w:t xml:space="preserve">Marchán, D. F., Refoyo, P., Novo, M., Fernández, R., Trigo, D., &amp; Díaz Cosín, D. J. (2015). Predicting soil micro-variables and the distribution of an endogeic earthworm species through a model based on large-scale variables. </w:t>
      </w:r>
      <w:r>
        <w:rPr>
          <w:i/>
          <w:iCs/>
        </w:rPr>
        <w:t>Soil Biology and Biochemistry</w:t>
      </w:r>
      <w:r>
        <w:t xml:space="preserve">, </w:t>
      </w:r>
      <w:r>
        <w:rPr>
          <w:i/>
          <w:iCs/>
        </w:rPr>
        <w:t>81</w:t>
      </w:r>
      <w:r>
        <w:t>, 124‑127. https://doi.org/10.1016/j.soilbio.2014.10.023</w:t>
      </w:r>
    </w:p>
    <w:p w14:paraId="3BCA06A3" w14:textId="77777777" w:rsidR="00CE6D97" w:rsidRDefault="00CE6D97" w:rsidP="00CE6D97">
      <w:pPr>
        <w:pStyle w:val="Bibliography"/>
      </w:pPr>
      <w:r>
        <w:t xml:space="preserve">Mi, C., Huettmann, F., Guo, Y., Han, X., &amp; Wen, L. (2017). Why choose Random Forest to predict rare species distribution with few samples in large undersampled areas? Three Asian crane species models provide supporting evidence. </w:t>
      </w:r>
      <w:r>
        <w:rPr>
          <w:i/>
          <w:iCs/>
        </w:rPr>
        <w:t>PeerJ</w:t>
      </w:r>
      <w:r>
        <w:t xml:space="preserve">, </w:t>
      </w:r>
      <w:r>
        <w:rPr>
          <w:i/>
          <w:iCs/>
        </w:rPr>
        <w:t>5</w:t>
      </w:r>
      <w:r>
        <w:t>, e2849. https://doi.org/10.7717/peerj.2849</w:t>
      </w:r>
    </w:p>
    <w:p w14:paraId="506D743B" w14:textId="77777777" w:rsidR="00CE6D97" w:rsidRDefault="00CE6D97" w:rsidP="00CE6D97">
      <w:pPr>
        <w:pStyle w:val="Bibliography"/>
      </w:pPr>
      <w:r>
        <w:t xml:space="preserve">Niswati, A., Liyana, Prasetyo, D., &amp; Lumbanraja, J. (2022). Abundance and biomass of earthworm as affected by long-term different types of soil tillage and fertilization on mung bean plantation at Ultisols. </w:t>
      </w:r>
      <w:r>
        <w:rPr>
          <w:i/>
          <w:iCs/>
        </w:rPr>
        <w:t>IOP Conference Series: Earth and Environmental Science</w:t>
      </w:r>
      <w:r>
        <w:t xml:space="preserve">, </w:t>
      </w:r>
      <w:r>
        <w:rPr>
          <w:i/>
          <w:iCs/>
        </w:rPr>
        <w:t>1018</w:t>
      </w:r>
      <w:r>
        <w:t>(1), 012012. https://doi.org/10.1088/1755-1315/1018/1/012012</w:t>
      </w:r>
    </w:p>
    <w:p w14:paraId="1210CD2F" w14:textId="77777777" w:rsidR="00CE6D97" w:rsidRDefault="00CE6D97" w:rsidP="00CE6D97">
      <w:pPr>
        <w:pStyle w:val="Bibliography"/>
      </w:pPr>
      <w:r>
        <w:lastRenderedPageBreak/>
        <w:t xml:space="preserve">Palm, J., van Schaik, N. L. M. B., &amp; Schröder, B. (2013). Modelling distribution patterns of anecic, epigeic and endogeic earthworms at catchment-scale in agro-ecosystems. </w:t>
      </w:r>
      <w:r>
        <w:rPr>
          <w:i/>
          <w:iCs/>
        </w:rPr>
        <w:t>Pedobiologia</w:t>
      </w:r>
      <w:r>
        <w:t xml:space="preserve">, </w:t>
      </w:r>
      <w:r>
        <w:rPr>
          <w:i/>
          <w:iCs/>
        </w:rPr>
        <w:t>56</w:t>
      </w:r>
      <w:r>
        <w:t>(1), 23‑31. https://doi.org/10.1016/j.pedobi.2012.08.007</w:t>
      </w:r>
    </w:p>
    <w:p w14:paraId="299C3E12" w14:textId="77777777" w:rsidR="00CE6D97" w:rsidRDefault="00CE6D97" w:rsidP="00CE6D97">
      <w:pPr>
        <w:pStyle w:val="Bibliography"/>
      </w:pPr>
      <w:r>
        <w:t xml:space="preserve">Pebesma, E., &amp; Graeler, B. (2023). </w:t>
      </w:r>
      <w:r>
        <w:rPr>
          <w:i/>
          <w:iCs/>
        </w:rPr>
        <w:t>gstat : Spatial and Spatio-Temporal Geostatistical Modelling, Prediction and Simulation</w:t>
      </w:r>
      <w:r>
        <w:t xml:space="preserve"> (2.1-1) [Logiciel]. https://cran.r-project.org/web/packages/gstat/</w:t>
      </w:r>
    </w:p>
    <w:p w14:paraId="6A0602A4" w14:textId="77777777" w:rsidR="00CE6D97" w:rsidRDefault="00CE6D97" w:rsidP="00CE6D97">
      <w:pPr>
        <w:pStyle w:val="Bibliography"/>
      </w:pPr>
      <w:r>
        <w:t xml:space="preserve">Pelosi, C., Barot, S., Capowiez, Y., Hedde, M., &amp; Vandenbulcke, F. (2014). Pesticides and earthworms. A review. </w:t>
      </w:r>
      <w:r>
        <w:rPr>
          <w:i/>
          <w:iCs/>
        </w:rPr>
        <w:t>Agronomy for Sustainable Development</w:t>
      </w:r>
      <w:r>
        <w:t xml:space="preserve">, </w:t>
      </w:r>
      <w:r>
        <w:rPr>
          <w:i/>
          <w:iCs/>
        </w:rPr>
        <w:t>34</w:t>
      </w:r>
      <w:r>
        <w:t>(1), 199‑228. https://doi.org/10.1007/s13593-013-0151-z</w:t>
      </w:r>
    </w:p>
    <w:p w14:paraId="03A04013" w14:textId="77777777" w:rsidR="00CE6D97" w:rsidRDefault="00CE6D97" w:rsidP="00CE6D97">
      <w:pPr>
        <w:pStyle w:val="Bibliography"/>
      </w:pPr>
      <w:r>
        <w:t xml:space="preserve">Pelosi, C., Pey, B., Hedde, M., Caro, G., Capowiez, Y., Guernion, M., Peigné, J., Piron, D., Bertrand, M., &amp; Cluzeau, D. (2014). Reducing tillage in cultivated fields increases earthworm functional diversity. </w:t>
      </w:r>
      <w:r>
        <w:rPr>
          <w:i/>
          <w:iCs/>
        </w:rPr>
        <w:t>Applied Soil Ecology</w:t>
      </w:r>
      <w:r>
        <w:t xml:space="preserve">, </w:t>
      </w:r>
      <w:r>
        <w:rPr>
          <w:i/>
          <w:iCs/>
        </w:rPr>
        <w:t>83</w:t>
      </w:r>
      <w:r>
        <w:t>, 79‑87. https://doi.org/10.1016/j.apsoil.2013.10.005</w:t>
      </w:r>
    </w:p>
    <w:p w14:paraId="35C6BAFF" w14:textId="77777777" w:rsidR="00CE6D97" w:rsidRDefault="00CE6D97" w:rsidP="00CE6D97">
      <w:pPr>
        <w:pStyle w:val="Bibliography"/>
      </w:pPr>
      <w:r>
        <w:t xml:space="preserve">Phillips, H. R. P., Guerra, C. A., Bartz, M. L. C., Briones, M. J. I., Brown, G., Crowther, T. W., Ferlian, O., Gongalsky, K. B., van den Hoogen, J., Krebs, J., Orgiazzi, A., Routh, D., Schwarz, B., Bach, E. M., Bennett, J. M., Brose, U., Decaëns, T., König-Ries, B., Loreau, M., … Eisenhauer, N. (2019). Global distribution of earthworm diversity. </w:t>
      </w:r>
      <w:r>
        <w:rPr>
          <w:i/>
          <w:iCs/>
        </w:rPr>
        <w:t>Science</w:t>
      </w:r>
      <w:r>
        <w:t xml:space="preserve">, </w:t>
      </w:r>
      <w:r>
        <w:rPr>
          <w:i/>
          <w:iCs/>
        </w:rPr>
        <w:t>366</w:t>
      </w:r>
      <w:r>
        <w:t>(6464), 480‑485. https://doi.org/10.1126/science.aax4851</w:t>
      </w:r>
    </w:p>
    <w:p w14:paraId="240094EA" w14:textId="77777777" w:rsidR="00CE6D97" w:rsidRDefault="00CE6D97" w:rsidP="00CE6D97">
      <w:pPr>
        <w:pStyle w:val="Bibliography"/>
      </w:pPr>
      <w:r>
        <w:t xml:space="preserve">R Core Team. (2023). </w:t>
      </w:r>
      <w:r>
        <w:rPr>
          <w:i/>
          <w:iCs/>
        </w:rPr>
        <w:t>A language and environment for statistical computing</w:t>
      </w:r>
      <w:r>
        <w:t xml:space="preserve"> (R.4.3.0) [Logiciel]. R Foundation for Statistical Computing. URL https://www.R-project.org/.</w:t>
      </w:r>
    </w:p>
    <w:p w14:paraId="455DAB66" w14:textId="77777777" w:rsidR="00CE6D97" w:rsidRDefault="00CE6D97" w:rsidP="00CE6D97">
      <w:pPr>
        <w:pStyle w:val="Bibliography"/>
      </w:pPr>
      <w:r>
        <w:t xml:space="preserve">Roman Dobarco, M., Bourennane, H., Arrouays, D., Saby, N., Cousin, I., &amp; Manuel, M. P. (2022). </w:t>
      </w:r>
      <w:r>
        <w:rPr>
          <w:i/>
          <w:iCs/>
        </w:rPr>
        <w:t>Propriétés de granulométrie (argile, limons, sables) et d’éléments grossiers pour la France métropolitaine au pas de 90 m</w:t>
      </w:r>
      <w:r>
        <w:t xml:space="preserve"> [jeu de données]. Portail Data INRAE. https://doi.org/10.57745/N4E4NE</w:t>
      </w:r>
    </w:p>
    <w:p w14:paraId="35855274" w14:textId="77777777" w:rsidR="00CE6D97" w:rsidRDefault="00CE6D97" w:rsidP="00CE6D97">
      <w:pPr>
        <w:pStyle w:val="Bibliography"/>
      </w:pPr>
      <w:r>
        <w:lastRenderedPageBreak/>
        <w:t xml:space="preserve">Rutgers, M., Orgiazzi, A., Gardi, C., Römbke, J., Jänsch, S., Keith, A. M., Neilson, R., Boag, B., Schmidt, O., Murchie, A. K., Blackshaw, R. P., Pérès, G., Cluzeau, D., Guernion, M., Briones, M. J. I., Rodeiro, J., Piñeiro, R., Cosín, D. J. D., Sousa, J. P., … Zwart, D. de. (2016). Mapping earthworm communities in Europe. </w:t>
      </w:r>
      <w:r>
        <w:rPr>
          <w:i/>
          <w:iCs/>
        </w:rPr>
        <w:t>Applied Soil Ecology</w:t>
      </w:r>
      <w:r>
        <w:t xml:space="preserve">, </w:t>
      </w:r>
      <w:r>
        <w:rPr>
          <w:i/>
          <w:iCs/>
        </w:rPr>
        <w:t>97</w:t>
      </w:r>
      <w:r>
        <w:t>, 98‑111. https://doi.org/10.1016/j.apsoil.2015.08.015</w:t>
      </w:r>
    </w:p>
    <w:p w14:paraId="56B90348" w14:textId="77777777" w:rsidR="00CE6D97" w:rsidRDefault="00CE6D97" w:rsidP="00CE6D97">
      <w:pPr>
        <w:pStyle w:val="Bibliography"/>
      </w:pPr>
      <w:r>
        <w:t xml:space="preserve">Salako, G., Russell, D. J., Stucke, A., &amp; Eberhardt, E. (2023). Assessment of multiple model algorithms to predict earthworm geographic distribution  range and biodiversity in Germany : Implications for soil-monitoring and species-conservation needs. </w:t>
      </w:r>
      <w:r>
        <w:rPr>
          <w:i/>
          <w:iCs/>
        </w:rPr>
        <w:t>Biodiversity and Conservation</w:t>
      </w:r>
      <w:r>
        <w:t xml:space="preserve">, </w:t>
      </w:r>
      <w:r>
        <w:rPr>
          <w:i/>
          <w:iCs/>
        </w:rPr>
        <w:t>32</w:t>
      </w:r>
      <w:r>
        <w:t>(7), 2365‑2394. https://doi.org/10.1007/s10531-023-02608-9</w:t>
      </w:r>
    </w:p>
    <w:p w14:paraId="12BFC484" w14:textId="77777777" w:rsidR="00CE6D97" w:rsidRDefault="00CE6D97" w:rsidP="00CE6D97">
      <w:pPr>
        <w:pStyle w:val="Bibliography"/>
      </w:pPr>
      <w:r>
        <w:t xml:space="preserve">Sharma, D. K., Tomar, S., &amp; Chakraborty, D. (2017). Role of earthworm in improving soil structure and functioning. </w:t>
      </w:r>
      <w:r>
        <w:rPr>
          <w:i/>
          <w:iCs/>
        </w:rPr>
        <w:t>Current Science</w:t>
      </w:r>
      <w:r>
        <w:t xml:space="preserve">, </w:t>
      </w:r>
      <w:r>
        <w:rPr>
          <w:i/>
          <w:iCs/>
        </w:rPr>
        <w:t>113</w:t>
      </w:r>
      <w:r>
        <w:t>(6), 1064‑1071.</w:t>
      </w:r>
    </w:p>
    <w:p w14:paraId="61E2A9E2" w14:textId="77777777" w:rsidR="00CE6D97" w:rsidRDefault="00CE6D97" w:rsidP="00CE6D97">
      <w:pPr>
        <w:pStyle w:val="Bibliography"/>
      </w:pPr>
      <w:r>
        <w:t xml:space="preserve">Smith, R. G., McSwiney, C. P., Grandy, A. S., Suwanwaree, P., Snider, R. M., &amp; Robertson, G. P. (2008). Diversity and abundance of earthworms across an agricultural land-use intensity gradient. </w:t>
      </w:r>
      <w:r>
        <w:rPr>
          <w:i/>
          <w:iCs/>
        </w:rPr>
        <w:t>Soil and Tillage Research</w:t>
      </w:r>
      <w:r>
        <w:t xml:space="preserve">, </w:t>
      </w:r>
      <w:r>
        <w:rPr>
          <w:i/>
          <w:iCs/>
        </w:rPr>
        <w:t>100</w:t>
      </w:r>
      <w:r>
        <w:t>(1), 83‑88. https://doi.org/10.1016/j.still.2008.04.009</w:t>
      </w:r>
    </w:p>
    <w:p w14:paraId="4F9C2A34" w14:textId="77777777" w:rsidR="00CE6D97" w:rsidRDefault="00CE6D97" w:rsidP="00CE6D97">
      <w:pPr>
        <w:pStyle w:val="Bibliography"/>
      </w:pPr>
      <w:r>
        <w:t xml:space="preserve">Spurgeon, D. J., Keith, A. M., Schmidt, O., Lammertsma, D. R., &amp; Faber, J. H. (2013). Land-use and land-management change : Relationships with earthworm and fungi communities and soil structural properties. </w:t>
      </w:r>
      <w:r>
        <w:rPr>
          <w:i/>
          <w:iCs/>
        </w:rPr>
        <w:t>BMC Ecology</w:t>
      </w:r>
      <w:r>
        <w:t xml:space="preserve">, </w:t>
      </w:r>
      <w:r>
        <w:rPr>
          <w:i/>
          <w:iCs/>
        </w:rPr>
        <w:t>13</w:t>
      </w:r>
      <w:r>
        <w:t>(1), 46. https://doi.org/10.1186/1472-6785-13-46</w:t>
      </w:r>
    </w:p>
    <w:p w14:paraId="350BE455" w14:textId="77777777" w:rsidR="00CE6D97" w:rsidRDefault="00CE6D97" w:rsidP="00CE6D97">
      <w:pPr>
        <w:pStyle w:val="Bibliography"/>
      </w:pPr>
      <w:r>
        <w:t xml:space="preserve">Turbé, A., Toni, A., Benito, P., Lavelle, P., Lavelle, P., Camacho, N., Putten, W., Labouze, E., &amp; Mudgal, S. (2010). Soil biodiversity : Functions, threats and tools for policy makers. </w:t>
      </w:r>
      <w:r>
        <w:rPr>
          <w:i/>
          <w:iCs/>
        </w:rPr>
        <w:t>Report for European Commission</w:t>
      </w:r>
      <w:r>
        <w:t>.</w:t>
      </w:r>
    </w:p>
    <w:p w14:paraId="244369BF" w14:textId="77777777" w:rsidR="00CE6D97" w:rsidRDefault="00CE6D97" w:rsidP="00CE6D97">
      <w:pPr>
        <w:pStyle w:val="Bibliography"/>
      </w:pPr>
      <w:r>
        <w:lastRenderedPageBreak/>
        <w:t xml:space="preserve">Valavi, R., Elith, J., Lahoz-Monfort, J. J., &amp; Guillera-Arroita, G. (2021). Modelling species presence-only data with random forests. </w:t>
      </w:r>
      <w:r>
        <w:rPr>
          <w:i/>
          <w:iCs/>
        </w:rPr>
        <w:t>Ecography</w:t>
      </w:r>
      <w:r>
        <w:t xml:space="preserve">, </w:t>
      </w:r>
      <w:r>
        <w:rPr>
          <w:i/>
          <w:iCs/>
        </w:rPr>
        <w:t>44</w:t>
      </w:r>
      <w:r>
        <w:t>(12), 1731‑1742. https://doi.org/10.1111/ecog.05615</w:t>
      </w:r>
    </w:p>
    <w:p w14:paraId="493C8832" w14:textId="77777777" w:rsidR="00CE6D97" w:rsidRDefault="00CE6D97" w:rsidP="00CE6D97">
      <w:pPr>
        <w:pStyle w:val="Bibliography"/>
      </w:pPr>
      <w:r>
        <w:t xml:space="preserve">Van Groenigen, J. W., Lubbers, I. M., Vos, H. M. J., Brown, G. G., De Deyn, G. B., &amp; van Groenigen, K. J. (2014). Earthworms increase plant production : A meta-analysis. </w:t>
      </w:r>
      <w:r>
        <w:rPr>
          <w:i/>
          <w:iCs/>
        </w:rPr>
        <w:t>Scientific Reports</w:t>
      </w:r>
      <w:r>
        <w:t xml:space="preserve">, </w:t>
      </w:r>
      <w:r>
        <w:rPr>
          <w:i/>
          <w:iCs/>
        </w:rPr>
        <w:t>4</w:t>
      </w:r>
      <w:r>
        <w:t>(1), Article 1. https://doi.org/10.1038/srep06365</w:t>
      </w:r>
    </w:p>
    <w:p w14:paraId="3241CEC4" w14:textId="77777777" w:rsidR="00CE6D97" w:rsidRDefault="00CE6D97" w:rsidP="00CE6D97">
      <w:pPr>
        <w:pStyle w:val="Bibliography"/>
      </w:pPr>
      <w:r>
        <w:t xml:space="preserve">Van Groenigen, J. W., Van Groenigen, K. J., Koopmans, G. F., Stokkermans, L., Vos, H. M. J., &amp; Lubbers, I. M. (2019). How fertile are earthworm casts? A meta-analysis. </w:t>
      </w:r>
      <w:r>
        <w:rPr>
          <w:i/>
          <w:iCs/>
        </w:rPr>
        <w:t>Geoderma</w:t>
      </w:r>
      <w:r>
        <w:t xml:space="preserve">, </w:t>
      </w:r>
      <w:r>
        <w:rPr>
          <w:i/>
          <w:iCs/>
        </w:rPr>
        <w:t>338</w:t>
      </w:r>
      <w:r>
        <w:t>, 525‑535. https://doi.org/10.1016/j.geoderma.2018.11.001</w:t>
      </w:r>
    </w:p>
    <w:p w14:paraId="21A5FE8F" w14:textId="77777777" w:rsidR="00CE6D97" w:rsidRDefault="00CE6D97" w:rsidP="00CE6D97">
      <w:pPr>
        <w:pStyle w:val="Bibliography"/>
      </w:pPr>
      <w:r>
        <w:t xml:space="preserve">Wood, S. (2023). </w:t>
      </w:r>
      <w:r>
        <w:rPr>
          <w:i/>
          <w:iCs/>
        </w:rPr>
        <w:t>mgcv : Mixed GAM Computation Vehicle with Automatic Smoothness Estimation</w:t>
      </w:r>
      <w:r>
        <w:t xml:space="preserve"> (1.9-1) [Logiciel]. https://cran.r-project.org/web/packages/mgcv/index.html</w:t>
      </w:r>
    </w:p>
    <w:p w14:paraId="7823871E" w14:textId="77777777" w:rsidR="00CE6D97" w:rsidRDefault="00CE6D97" w:rsidP="00CE6D97">
      <w:pPr>
        <w:pStyle w:val="Bibliography"/>
      </w:pPr>
      <w:r>
        <w:t xml:space="preserve">Yiu, T. (2021, septembre 29). </w:t>
      </w:r>
      <w:r>
        <w:rPr>
          <w:i/>
          <w:iCs/>
        </w:rPr>
        <w:t>Understanding Random Forest</w:t>
      </w:r>
      <w:r>
        <w:t>. Medium. https://towardsdatascience.com/understanding-random-forest-58381e0602d2</w:t>
      </w:r>
    </w:p>
    <w:p w14:paraId="06037B92" w14:textId="77777777" w:rsidR="00CE6D97" w:rsidRDefault="00CE6D97" w:rsidP="00CE6D97">
      <w:pPr>
        <w:pStyle w:val="Bibliography"/>
      </w:pPr>
      <w:r>
        <w:t xml:space="preserve">Zeiss, R., Briones, M. J. I., Mathieu, J., Lomba, A., Dahlke, J., Heptner, L.-F., Salako, G., Eisenhauer, N., &amp; Guerra, C. A. (2024). Effects of climate on the distribution and conservation of commonly observed European earthworms. </w:t>
      </w:r>
      <w:r>
        <w:rPr>
          <w:i/>
          <w:iCs/>
        </w:rPr>
        <w:t>Conservation Biology</w:t>
      </w:r>
      <w:r>
        <w:t xml:space="preserve">, </w:t>
      </w:r>
      <w:r>
        <w:rPr>
          <w:i/>
          <w:iCs/>
        </w:rPr>
        <w:t>38</w:t>
      </w:r>
      <w:r>
        <w:t>(2), e14187. https://doi.org/10.1111/cobi.14187</w:t>
      </w:r>
    </w:p>
    <w:p w14:paraId="4EA83248" w14:textId="77777777" w:rsidR="00CE6D97" w:rsidRDefault="00CE6D97" w:rsidP="00CE6D97">
      <w:pPr>
        <w:pStyle w:val="Bibliography"/>
      </w:pPr>
      <w:r>
        <w:t xml:space="preserve">Zurell, D., Franklin, J., König, C., Bouchet, P. J., Dormann, C. F., Elith, J., Fandos, G., Feng, X., Guillera-Arroita, G., Guisan, A., Lahoz-Monfort, J. J., Leitão, P. J., Park, D. S., Peterson, A. T., Rapacciuolo, G., Schmatz, D. R., Schröder, B., Serra-Diaz, J. M., Thuiller, W., … Merow, C. (2020). A standard protocol for reporting species distribution models. </w:t>
      </w:r>
      <w:r>
        <w:rPr>
          <w:i/>
          <w:iCs/>
        </w:rPr>
        <w:t>Ecography</w:t>
      </w:r>
      <w:r>
        <w:t xml:space="preserve">, </w:t>
      </w:r>
      <w:r>
        <w:rPr>
          <w:i/>
          <w:iCs/>
        </w:rPr>
        <w:t>43</w:t>
      </w:r>
      <w:r>
        <w:t>(9), 1261‑1277. https://doi.org/10.1111/ecog.04960</w:t>
      </w:r>
    </w:p>
    <w:p w14:paraId="1BE34802" w14:textId="33719E8B" w:rsidR="0042279B" w:rsidRPr="00F81BC6" w:rsidRDefault="00F217A6" w:rsidP="0042279B">
      <w:pPr>
        <w:tabs>
          <w:tab w:val="left" w:pos="1490"/>
        </w:tabs>
        <w:rPr>
          <w:rFonts w:cs="Times New Roman"/>
        </w:rPr>
      </w:pPr>
      <w:r>
        <w:rPr>
          <w:rFonts w:cs="Times New Roman"/>
        </w:rPr>
        <w:fldChar w:fldCharType="end"/>
      </w:r>
    </w:p>
    <w:p w14:paraId="48D8E880" w14:textId="77777777" w:rsidR="0042279B" w:rsidRPr="00F81BC6" w:rsidRDefault="0042279B" w:rsidP="0042279B">
      <w:pPr>
        <w:tabs>
          <w:tab w:val="left" w:pos="1490"/>
        </w:tabs>
        <w:rPr>
          <w:rFonts w:cs="Times New Roman"/>
        </w:rPr>
      </w:pPr>
    </w:p>
    <w:p w14:paraId="07111EE4" w14:textId="77777777" w:rsidR="0042279B" w:rsidRPr="00F81BC6" w:rsidRDefault="0042279B" w:rsidP="0042279B">
      <w:pPr>
        <w:tabs>
          <w:tab w:val="left" w:pos="1490"/>
        </w:tabs>
        <w:rPr>
          <w:rFonts w:cs="Times New Roman"/>
        </w:rPr>
        <w:sectPr w:rsidR="0042279B" w:rsidRPr="00F81BC6" w:rsidSect="00537360">
          <w:pgSz w:w="12240" w:h="15840"/>
          <w:pgMar w:top="1417" w:right="1417" w:bottom="1417" w:left="1417" w:header="720" w:footer="720" w:gutter="0"/>
          <w:pgNumType w:start="1"/>
          <w:cols w:space="720"/>
          <w:titlePg/>
          <w:docGrid w:linePitch="360"/>
        </w:sectPr>
      </w:pPr>
    </w:p>
    <w:p w14:paraId="5A659F49" w14:textId="77777777" w:rsidR="00EF46EC" w:rsidRPr="00F81BC6" w:rsidRDefault="00D3451C" w:rsidP="0042279B">
      <w:pPr>
        <w:pStyle w:val="Heading1"/>
        <w:numPr>
          <w:ilvl w:val="0"/>
          <w:numId w:val="0"/>
        </w:numPr>
        <w:rPr>
          <w:rFonts w:cs="Times New Roman"/>
        </w:rPr>
      </w:pPr>
      <w:r w:rsidRPr="00F81BC6">
        <w:rPr>
          <w:rFonts w:cs="Times New Roman"/>
        </w:rPr>
        <w:lastRenderedPageBreak/>
        <w:t>Annexes</w:t>
      </w:r>
    </w:p>
    <w:p w14:paraId="31B10F5B" w14:textId="77777777" w:rsidR="00701B38" w:rsidRPr="00F81BC6" w:rsidRDefault="00701B38" w:rsidP="00812890">
      <w:pPr>
        <w:rPr>
          <w:rFonts w:cs="Times New Roman"/>
        </w:rPr>
      </w:pPr>
    </w:p>
    <w:p w14:paraId="4ED84187" w14:textId="77777777" w:rsidR="00701B38" w:rsidRPr="00F81BC6" w:rsidRDefault="00701B38" w:rsidP="00812890">
      <w:pPr>
        <w:rPr>
          <w:rFonts w:cs="Times New Roman"/>
        </w:rPr>
      </w:pPr>
    </w:p>
    <w:tbl>
      <w:tblPr>
        <w:tblW w:w="7320" w:type="dxa"/>
        <w:tblCellMar>
          <w:left w:w="70" w:type="dxa"/>
          <w:right w:w="70" w:type="dxa"/>
        </w:tblCellMar>
        <w:tblLook w:val="04A0" w:firstRow="1" w:lastRow="0" w:firstColumn="1" w:lastColumn="0" w:noHBand="0" w:noVBand="1"/>
      </w:tblPr>
      <w:tblGrid>
        <w:gridCol w:w="1340"/>
        <w:gridCol w:w="2040"/>
        <w:gridCol w:w="794"/>
        <w:gridCol w:w="1046"/>
        <w:gridCol w:w="260"/>
        <w:gridCol w:w="794"/>
        <w:gridCol w:w="1046"/>
      </w:tblGrid>
      <w:tr w:rsidR="006A37F5" w:rsidRPr="006A37F5" w14:paraId="256581E1" w14:textId="77777777" w:rsidTr="006A37F5">
        <w:trPr>
          <w:trHeight w:val="312"/>
        </w:trPr>
        <w:tc>
          <w:tcPr>
            <w:tcW w:w="1340" w:type="dxa"/>
            <w:vMerge w:val="restart"/>
            <w:tcBorders>
              <w:top w:val="single" w:sz="4" w:space="0" w:color="auto"/>
              <w:left w:val="nil"/>
              <w:bottom w:val="single" w:sz="4" w:space="0" w:color="000000"/>
              <w:right w:val="nil"/>
            </w:tcBorders>
            <w:shd w:val="clear" w:color="auto" w:fill="auto"/>
            <w:noWrap/>
            <w:vAlign w:val="center"/>
            <w:hideMark/>
          </w:tcPr>
          <w:p w14:paraId="78E5B4D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Algorithms</w:t>
            </w:r>
          </w:p>
        </w:tc>
        <w:tc>
          <w:tcPr>
            <w:tcW w:w="2040" w:type="dxa"/>
            <w:vMerge w:val="restart"/>
            <w:tcBorders>
              <w:top w:val="single" w:sz="4" w:space="0" w:color="auto"/>
              <w:left w:val="nil"/>
              <w:bottom w:val="single" w:sz="4" w:space="0" w:color="000000"/>
              <w:right w:val="nil"/>
            </w:tcBorders>
            <w:shd w:val="clear" w:color="auto" w:fill="auto"/>
            <w:vAlign w:val="center"/>
            <w:hideMark/>
          </w:tcPr>
          <w:p w14:paraId="1F5842E0"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Response variables</w:t>
            </w:r>
          </w:p>
        </w:tc>
        <w:tc>
          <w:tcPr>
            <w:tcW w:w="1840" w:type="dxa"/>
            <w:gridSpan w:val="2"/>
            <w:tcBorders>
              <w:top w:val="single" w:sz="4" w:space="0" w:color="auto"/>
              <w:left w:val="nil"/>
              <w:bottom w:val="single" w:sz="4" w:space="0" w:color="auto"/>
              <w:right w:val="nil"/>
            </w:tcBorders>
            <w:shd w:val="clear" w:color="auto" w:fill="auto"/>
            <w:noWrap/>
            <w:vAlign w:val="center"/>
            <w:hideMark/>
          </w:tcPr>
          <w:p w14:paraId="180A5508"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LandWorm</w:t>
            </w:r>
          </w:p>
        </w:tc>
        <w:tc>
          <w:tcPr>
            <w:tcW w:w="260" w:type="dxa"/>
            <w:tcBorders>
              <w:top w:val="single" w:sz="4" w:space="0" w:color="auto"/>
              <w:left w:val="nil"/>
              <w:bottom w:val="nil"/>
              <w:right w:val="nil"/>
            </w:tcBorders>
            <w:shd w:val="clear" w:color="auto" w:fill="auto"/>
            <w:noWrap/>
            <w:vAlign w:val="center"/>
            <w:hideMark/>
          </w:tcPr>
          <w:p w14:paraId="5F6CDC96"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 </w:t>
            </w:r>
          </w:p>
        </w:tc>
        <w:tc>
          <w:tcPr>
            <w:tcW w:w="1840" w:type="dxa"/>
            <w:gridSpan w:val="2"/>
            <w:tcBorders>
              <w:top w:val="single" w:sz="4" w:space="0" w:color="auto"/>
              <w:left w:val="nil"/>
              <w:bottom w:val="nil"/>
              <w:right w:val="nil"/>
            </w:tcBorders>
            <w:shd w:val="clear" w:color="auto" w:fill="auto"/>
            <w:noWrap/>
            <w:vAlign w:val="center"/>
            <w:hideMark/>
          </w:tcPr>
          <w:p w14:paraId="6E5747A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EcoBioSoil</w:t>
            </w:r>
          </w:p>
        </w:tc>
      </w:tr>
      <w:tr w:rsidR="006A37F5" w:rsidRPr="006A37F5" w14:paraId="0E175424" w14:textId="77777777" w:rsidTr="006A37F5">
        <w:trPr>
          <w:trHeight w:val="384"/>
        </w:trPr>
        <w:tc>
          <w:tcPr>
            <w:tcW w:w="1340" w:type="dxa"/>
            <w:vMerge/>
            <w:tcBorders>
              <w:top w:val="single" w:sz="4" w:space="0" w:color="auto"/>
              <w:left w:val="nil"/>
              <w:bottom w:val="single" w:sz="4" w:space="0" w:color="000000"/>
              <w:right w:val="nil"/>
            </w:tcBorders>
            <w:vAlign w:val="center"/>
            <w:hideMark/>
          </w:tcPr>
          <w:p w14:paraId="423459E6" w14:textId="77777777" w:rsidR="006A37F5" w:rsidRPr="006A37F5" w:rsidRDefault="006A37F5" w:rsidP="006A37F5">
            <w:pPr>
              <w:spacing w:after="0" w:line="240" w:lineRule="auto"/>
              <w:jc w:val="left"/>
              <w:rPr>
                <w:rFonts w:ascii="Calibri" w:eastAsia="Times New Roman" w:hAnsi="Calibri" w:cs="Calibri"/>
                <w:b/>
                <w:bCs/>
                <w:color w:val="000000"/>
                <w:kern w:val="0"/>
                <w:szCs w:val="24"/>
                <w:lang w:eastAsia="fr-FR"/>
                <w14:ligatures w14:val="none"/>
              </w:rPr>
            </w:pPr>
          </w:p>
        </w:tc>
        <w:tc>
          <w:tcPr>
            <w:tcW w:w="2040" w:type="dxa"/>
            <w:vMerge/>
            <w:tcBorders>
              <w:top w:val="single" w:sz="4" w:space="0" w:color="auto"/>
              <w:left w:val="nil"/>
              <w:bottom w:val="single" w:sz="4" w:space="0" w:color="000000"/>
              <w:right w:val="nil"/>
            </w:tcBorders>
            <w:vAlign w:val="center"/>
            <w:hideMark/>
          </w:tcPr>
          <w:p w14:paraId="6D699921" w14:textId="77777777" w:rsidR="006A37F5" w:rsidRPr="006A37F5" w:rsidRDefault="006A37F5" w:rsidP="006A37F5">
            <w:pPr>
              <w:spacing w:after="0" w:line="240" w:lineRule="auto"/>
              <w:jc w:val="left"/>
              <w:rPr>
                <w:rFonts w:ascii="Calibri" w:eastAsia="Times New Roman" w:hAnsi="Calibri" w:cs="Calibri"/>
                <w:b/>
                <w:bCs/>
                <w:color w:val="000000"/>
                <w:kern w:val="0"/>
                <w:szCs w:val="24"/>
                <w:lang w:eastAsia="fr-FR"/>
                <w14:ligatures w14:val="none"/>
              </w:rPr>
            </w:pPr>
          </w:p>
        </w:tc>
        <w:tc>
          <w:tcPr>
            <w:tcW w:w="794" w:type="dxa"/>
            <w:tcBorders>
              <w:top w:val="nil"/>
              <w:left w:val="nil"/>
              <w:bottom w:val="single" w:sz="4" w:space="0" w:color="auto"/>
              <w:right w:val="nil"/>
            </w:tcBorders>
            <w:shd w:val="clear" w:color="auto" w:fill="auto"/>
            <w:noWrap/>
            <w:vAlign w:val="center"/>
            <w:hideMark/>
          </w:tcPr>
          <w:p w14:paraId="07247942"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R²</w:t>
            </w:r>
          </w:p>
        </w:tc>
        <w:tc>
          <w:tcPr>
            <w:tcW w:w="1046" w:type="dxa"/>
            <w:tcBorders>
              <w:top w:val="nil"/>
              <w:left w:val="nil"/>
              <w:bottom w:val="single" w:sz="4" w:space="0" w:color="auto"/>
              <w:right w:val="nil"/>
            </w:tcBorders>
            <w:shd w:val="clear" w:color="auto" w:fill="auto"/>
            <w:noWrap/>
            <w:vAlign w:val="center"/>
            <w:hideMark/>
          </w:tcPr>
          <w:p w14:paraId="1D4C8C9B"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RMSE</w:t>
            </w:r>
          </w:p>
        </w:tc>
        <w:tc>
          <w:tcPr>
            <w:tcW w:w="260" w:type="dxa"/>
            <w:tcBorders>
              <w:top w:val="single" w:sz="4" w:space="0" w:color="auto"/>
              <w:left w:val="nil"/>
              <w:bottom w:val="single" w:sz="4" w:space="0" w:color="auto"/>
              <w:right w:val="nil"/>
            </w:tcBorders>
            <w:shd w:val="clear" w:color="auto" w:fill="auto"/>
            <w:noWrap/>
            <w:vAlign w:val="center"/>
            <w:hideMark/>
          </w:tcPr>
          <w:p w14:paraId="1CBACF8E"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 </w:t>
            </w:r>
          </w:p>
        </w:tc>
        <w:tc>
          <w:tcPr>
            <w:tcW w:w="794" w:type="dxa"/>
            <w:tcBorders>
              <w:top w:val="single" w:sz="4" w:space="0" w:color="auto"/>
              <w:left w:val="nil"/>
              <w:bottom w:val="single" w:sz="4" w:space="0" w:color="auto"/>
              <w:right w:val="nil"/>
            </w:tcBorders>
            <w:shd w:val="clear" w:color="auto" w:fill="auto"/>
            <w:noWrap/>
            <w:vAlign w:val="center"/>
            <w:hideMark/>
          </w:tcPr>
          <w:p w14:paraId="45B94BB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R²</w:t>
            </w:r>
          </w:p>
        </w:tc>
        <w:tc>
          <w:tcPr>
            <w:tcW w:w="1046" w:type="dxa"/>
            <w:tcBorders>
              <w:top w:val="single" w:sz="4" w:space="0" w:color="auto"/>
              <w:left w:val="nil"/>
              <w:bottom w:val="single" w:sz="4" w:space="0" w:color="auto"/>
              <w:right w:val="nil"/>
            </w:tcBorders>
            <w:shd w:val="clear" w:color="auto" w:fill="auto"/>
            <w:noWrap/>
            <w:vAlign w:val="center"/>
            <w:hideMark/>
          </w:tcPr>
          <w:p w14:paraId="709B3A45"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RMSE</w:t>
            </w:r>
          </w:p>
        </w:tc>
      </w:tr>
      <w:tr w:rsidR="006A37F5" w:rsidRPr="006A37F5" w14:paraId="744DBAD4" w14:textId="77777777" w:rsidTr="006A37F5">
        <w:trPr>
          <w:trHeight w:val="312"/>
        </w:trPr>
        <w:tc>
          <w:tcPr>
            <w:tcW w:w="1340" w:type="dxa"/>
            <w:tcBorders>
              <w:top w:val="nil"/>
              <w:left w:val="nil"/>
              <w:bottom w:val="nil"/>
              <w:right w:val="nil"/>
            </w:tcBorders>
            <w:shd w:val="clear" w:color="auto" w:fill="auto"/>
            <w:noWrap/>
            <w:vAlign w:val="center"/>
            <w:hideMark/>
          </w:tcPr>
          <w:p w14:paraId="3003B249"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nil"/>
              <w:right w:val="nil"/>
            </w:tcBorders>
            <w:shd w:val="clear" w:color="auto" w:fill="auto"/>
            <w:noWrap/>
            <w:vAlign w:val="center"/>
            <w:hideMark/>
          </w:tcPr>
          <w:p w14:paraId="18DB5FC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Abundance</w:t>
            </w:r>
          </w:p>
        </w:tc>
        <w:tc>
          <w:tcPr>
            <w:tcW w:w="794" w:type="dxa"/>
            <w:tcBorders>
              <w:top w:val="nil"/>
              <w:left w:val="nil"/>
              <w:bottom w:val="nil"/>
              <w:right w:val="nil"/>
            </w:tcBorders>
            <w:shd w:val="clear" w:color="auto" w:fill="auto"/>
            <w:noWrap/>
            <w:vAlign w:val="center"/>
            <w:hideMark/>
          </w:tcPr>
          <w:p w14:paraId="32F542A9"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0.22</w:t>
            </w:r>
          </w:p>
        </w:tc>
        <w:tc>
          <w:tcPr>
            <w:tcW w:w="1046" w:type="dxa"/>
            <w:tcBorders>
              <w:top w:val="nil"/>
              <w:left w:val="nil"/>
              <w:bottom w:val="nil"/>
              <w:right w:val="nil"/>
            </w:tcBorders>
            <w:shd w:val="clear" w:color="auto" w:fill="auto"/>
            <w:noWrap/>
            <w:vAlign w:val="center"/>
            <w:hideMark/>
          </w:tcPr>
          <w:p w14:paraId="060B152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34.57</w:t>
            </w:r>
          </w:p>
        </w:tc>
        <w:tc>
          <w:tcPr>
            <w:tcW w:w="260" w:type="dxa"/>
            <w:tcBorders>
              <w:top w:val="nil"/>
              <w:left w:val="nil"/>
              <w:bottom w:val="nil"/>
              <w:right w:val="nil"/>
            </w:tcBorders>
            <w:shd w:val="clear" w:color="auto" w:fill="auto"/>
            <w:noWrap/>
            <w:vAlign w:val="center"/>
            <w:hideMark/>
          </w:tcPr>
          <w:p w14:paraId="723839A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207F75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36A85EE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33.99</w:t>
            </w:r>
          </w:p>
        </w:tc>
      </w:tr>
      <w:tr w:rsidR="006A37F5" w:rsidRPr="006A37F5" w14:paraId="495E754C" w14:textId="77777777" w:rsidTr="006A37F5">
        <w:trPr>
          <w:trHeight w:val="312"/>
        </w:trPr>
        <w:tc>
          <w:tcPr>
            <w:tcW w:w="1340" w:type="dxa"/>
            <w:tcBorders>
              <w:top w:val="nil"/>
              <w:left w:val="nil"/>
              <w:bottom w:val="nil"/>
              <w:right w:val="nil"/>
            </w:tcBorders>
            <w:shd w:val="clear" w:color="auto" w:fill="auto"/>
            <w:noWrap/>
            <w:vAlign w:val="center"/>
            <w:hideMark/>
          </w:tcPr>
          <w:p w14:paraId="65053AF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GAM</w:t>
            </w:r>
          </w:p>
        </w:tc>
        <w:tc>
          <w:tcPr>
            <w:tcW w:w="2040" w:type="dxa"/>
            <w:vMerge/>
            <w:tcBorders>
              <w:top w:val="nil"/>
              <w:left w:val="nil"/>
              <w:bottom w:val="nil"/>
              <w:right w:val="nil"/>
            </w:tcBorders>
            <w:vAlign w:val="center"/>
            <w:hideMark/>
          </w:tcPr>
          <w:p w14:paraId="14B421ED"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5D862EC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0.26</w:t>
            </w:r>
          </w:p>
        </w:tc>
        <w:tc>
          <w:tcPr>
            <w:tcW w:w="1046" w:type="dxa"/>
            <w:tcBorders>
              <w:top w:val="nil"/>
              <w:left w:val="nil"/>
              <w:bottom w:val="nil"/>
              <w:right w:val="nil"/>
            </w:tcBorders>
            <w:shd w:val="clear" w:color="auto" w:fill="auto"/>
            <w:noWrap/>
            <w:vAlign w:val="center"/>
            <w:hideMark/>
          </w:tcPr>
          <w:p w14:paraId="7FBE670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33.06</w:t>
            </w:r>
          </w:p>
        </w:tc>
        <w:tc>
          <w:tcPr>
            <w:tcW w:w="260" w:type="dxa"/>
            <w:tcBorders>
              <w:top w:val="nil"/>
              <w:left w:val="nil"/>
              <w:bottom w:val="nil"/>
              <w:right w:val="nil"/>
            </w:tcBorders>
            <w:shd w:val="clear" w:color="auto" w:fill="auto"/>
            <w:noWrap/>
            <w:vAlign w:val="center"/>
            <w:hideMark/>
          </w:tcPr>
          <w:p w14:paraId="468381B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E13FAD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0.27</w:t>
            </w:r>
          </w:p>
        </w:tc>
        <w:tc>
          <w:tcPr>
            <w:tcW w:w="1046" w:type="dxa"/>
            <w:tcBorders>
              <w:top w:val="nil"/>
              <w:left w:val="nil"/>
              <w:bottom w:val="nil"/>
              <w:right w:val="nil"/>
            </w:tcBorders>
            <w:shd w:val="clear" w:color="auto" w:fill="auto"/>
            <w:noWrap/>
            <w:vAlign w:val="center"/>
            <w:hideMark/>
          </w:tcPr>
          <w:p w14:paraId="1F8B984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32.72</w:t>
            </w:r>
          </w:p>
        </w:tc>
      </w:tr>
      <w:tr w:rsidR="006A37F5" w:rsidRPr="006A37F5" w14:paraId="56CCDE27" w14:textId="77777777" w:rsidTr="006A37F5">
        <w:trPr>
          <w:trHeight w:val="312"/>
        </w:trPr>
        <w:tc>
          <w:tcPr>
            <w:tcW w:w="1340" w:type="dxa"/>
            <w:tcBorders>
              <w:top w:val="nil"/>
              <w:left w:val="nil"/>
              <w:bottom w:val="nil"/>
              <w:right w:val="nil"/>
            </w:tcBorders>
            <w:shd w:val="clear" w:color="auto" w:fill="auto"/>
            <w:noWrap/>
            <w:vAlign w:val="center"/>
            <w:hideMark/>
          </w:tcPr>
          <w:p w14:paraId="47C6CEB5"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nil"/>
              <w:right w:val="nil"/>
            </w:tcBorders>
            <w:vAlign w:val="center"/>
            <w:hideMark/>
          </w:tcPr>
          <w:p w14:paraId="30F4D763"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BF7BE71"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0.43</w:t>
            </w:r>
          </w:p>
        </w:tc>
        <w:tc>
          <w:tcPr>
            <w:tcW w:w="1046" w:type="dxa"/>
            <w:tcBorders>
              <w:top w:val="nil"/>
              <w:left w:val="nil"/>
              <w:bottom w:val="nil"/>
              <w:right w:val="nil"/>
            </w:tcBorders>
            <w:shd w:val="clear" w:color="auto" w:fill="auto"/>
            <w:noWrap/>
            <w:vAlign w:val="center"/>
            <w:hideMark/>
          </w:tcPr>
          <w:p w14:paraId="2A51C7D9"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25.20</w:t>
            </w:r>
          </w:p>
        </w:tc>
        <w:tc>
          <w:tcPr>
            <w:tcW w:w="260" w:type="dxa"/>
            <w:tcBorders>
              <w:top w:val="nil"/>
              <w:left w:val="nil"/>
              <w:bottom w:val="nil"/>
              <w:right w:val="nil"/>
            </w:tcBorders>
            <w:shd w:val="clear" w:color="auto" w:fill="auto"/>
            <w:noWrap/>
            <w:vAlign w:val="center"/>
            <w:hideMark/>
          </w:tcPr>
          <w:p w14:paraId="1E6C9EA9"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80F702B"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0.41</w:t>
            </w:r>
          </w:p>
        </w:tc>
        <w:tc>
          <w:tcPr>
            <w:tcW w:w="1046" w:type="dxa"/>
            <w:tcBorders>
              <w:top w:val="nil"/>
              <w:left w:val="nil"/>
              <w:bottom w:val="nil"/>
              <w:right w:val="nil"/>
            </w:tcBorders>
            <w:shd w:val="clear" w:color="auto" w:fill="auto"/>
            <w:noWrap/>
            <w:vAlign w:val="center"/>
            <w:hideMark/>
          </w:tcPr>
          <w:p w14:paraId="134EF2FF"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28.83</w:t>
            </w:r>
          </w:p>
        </w:tc>
      </w:tr>
      <w:tr w:rsidR="006A37F5" w:rsidRPr="006A37F5" w14:paraId="5CD63BC6" w14:textId="77777777" w:rsidTr="006A37F5">
        <w:trPr>
          <w:trHeight w:val="312"/>
        </w:trPr>
        <w:tc>
          <w:tcPr>
            <w:tcW w:w="1340" w:type="dxa"/>
            <w:tcBorders>
              <w:top w:val="nil"/>
              <w:left w:val="nil"/>
              <w:bottom w:val="nil"/>
              <w:right w:val="nil"/>
            </w:tcBorders>
            <w:shd w:val="clear" w:color="auto" w:fill="auto"/>
            <w:noWrap/>
            <w:vAlign w:val="center"/>
            <w:hideMark/>
          </w:tcPr>
          <w:p w14:paraId="0C735CE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GBM</w:t>
            </w:r>
          </w:p>
        </w:tc>
        <w:tc>
          <w:tcPr>
            <w:tcW w:w="2040" w:type="dxa"/>
            <w:vMerge/>
            <w:tcBorders>
              <w:top w:val="nil"/>
              <w:left w:val="nil"/>
              <w:bottom w:val="nil"/>
              <w:right w:val="nil"/>
            </w:tcBorders>
            <w:vAlign w:val="center"/>
            <w:hideMark/>
          </w:tcPr>
          <w:p w14:paraId="40BEEDFE"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7BD035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0.43</w:t>
            </w:r>
          </w:p>
        </w:tc>
        <w:tc>
          <w:tcPr>
            <w:tcW w:w="1046" w:type="dxa"/>
            <w:tcBorders>
              <w:top w:val="nil"/>
              <w:left w:val="nil"/>
              <w:bottom w:val="nil"/>
              <w:right w:val="nil"/>
            </w:tcBorders>
            <w:shd w:val="clear" w:color="auto" w:fill="auto"/>
            <w:noWrap/>
            <w:vAlign w:val="center"/>
            <w:hideMark/>
          </w:tcPr>
          <w:p w14:paraId="2935E0D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25.30</w:t>
            </w:r>
          </w:p>
        </w:tc>
        <w:tc>
          <w:tcPr>
            <w:tcW w:w="260" w:type="dxa"/>
            <w:tcBorders>
              <w:top w:val="nil"/>
              <w:left w:val="nil"/>
              <w:bottom w:val="nil"/>
              <w:right w:val="nil"/>
            </w:tcBorders>
            <w:shd w:val="clear" w:color="auto" w:fill="auto"/>
            <w:noWrap/>
            <w:vAlign w:val="center"/>
            <w:hideMark/>
          </w:tcPr>
          <w:p w14:paraId="12FEA56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E1BC3A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w:t>
            </w:r>
          </w:p>
        </w:tc>
        <w:tc>
          <w:tcPr>
            <w:tcW w:w="1046" w:type="dxa"/>
            <w:tcBorders>
              <w:top w:val="nil"/>
              <w:left w:val="nil"/>
              <w:bottom w:val="nil"/>
              <w:right w:val="nil"/>
            </w:tcBorders>
            <w:shd w:val="clear" w:color="auto" w:fill="auto"/>
            <w:noWrap/>
            <w:vAlign w:val="center"/>
            <w:hideMark/>
          </w:tcPr>
          <w:p w14:paraId="1A2D7460"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27.46</w:t>
            </w:r>
          </w:p>
        </w:tc>
      </w:tr>
      <w:tr w:rsidR="006A37F5" w:rsidRPr="006A37F5" w14:paraId="13A2919F" w14:textId="77777777" w:rsidTr="006A37F5">
        <w:trPr>
          <w:trHeight w:val="312"/>
        </w:trPr>
        <w:tc>
          <w:tcPr>
            <w:tcW w:w="1340" w:type="dxa"/>
            <w:tcBorders>
              <w:top w:val="nil"/>
              <w:left w:val="nil"/>
              <w:bottom w:val="nil"/>
              <w:right w:val="nil"/>
            </w:tcBorders>
            <w:shd w:val="clear" w:color="auto" w:fill="auto"/>
            <w:noWrap/>
            <w:vAlign w:val="center"/>
            <w:hideMark/>
          </w:tcPr>
          <w:p w14:paraId="21BFFDE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ANN</w:t>
            </w:r>
          </w:p>
        </w:tc>
        <w:tc>
          <w:tcPr>
            <w:tcW w:w="2040" w:type="dxa"/>
            <w:vMerge/>
            <w:tcBorders>
              <w:top w:val="nil"/>
              <w:left w:val="nil"/>
              <w:bottom w:val="nil"/>
              <w:right w:val="nil"/>
            </w:tcBorders>
            <w:vAlign w:val="center"/>
            <w:hideMark/>
          </w:tcPr>
          <w:p w14:paraId="5D7CAB76"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2CAA33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0.35</w:t>
            </w:r>
          </w:p>
        </w:tc>
        <w:tc>
          <w:tcPr>
            <w:tcW w:w="1046" w:type="dxa"/>
            <w:tcBorders>
              <w:top w:val="nil"/>
              <w:left w:val="nil"/>
              <w:bottom w:val="nil"/>
              <w:right w:val="nil"/>
            </w:tcBorders>
            <w:shd w:val="clear" w:color="auto" w:fill="auto"/>
            <w:noWrap/>
            <w:vAlign w:val="center"/>
            <w:hideMark/>
          </w:tcPr>
          <w:p w14:paraId="02E42430"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28.94</w:t>
            </w:r>
          </w:p>
        </w:tc>
        <w:tc>
          <w:tcPr>
            <w:tcW w:w="260" w:type="dxa"/>
            <w:tcBorders>
              <w:top w:val="nil"/>
              <w:left w:val="nil"/>
              <w:bottom w:val="nil"/>
              <w:right w:val="nil"/>
            </w:tcBorders>
            <w:shd w:val="clear" w:color="auto" w:fill="auto"/>
            <w:noWrap/>
            <w:vAlign w:val="center"/>
            <w:hideMark/>
          </w:tcPr>
          <w:p w14:paraId="054D098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7741DF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3CAEA95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34.22</w:t>
            </w:r>
          </w:p>
        </w:tc>
      </w:tr>
      <w:tr w:rsidR="006A37F5" w:rsidRPr="006A37F5" w14:paraId="550F416B" w14:textId="77777777" w:rsidTr="006A37F5">
        <w:trPr>
          <w:trHeight w:val="201"/>
        </w:trPr>
        <w:tc>
          <w:tcPr>
            <w:tcW w:w="1340" w:type="dxa"/>
            <w:tcBorders>
              <w:top w:val="nil"/>
              <w:left w:val="nil"/>
              <w:bottom w:val="nil"/>
              <w:right w:val="nil"/>
            </w:tcBorders>
            <w:shd w:val="clear" w:color="auto" w:fill="auto"/>
            <w:noWrap/>
            <w:vAlign w:val="center"/>
            <w:hideMark/>
          </w:tcPr>
          <w:p w14:paraId="5EB94AA4"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2040" w:type="dxa"/>
            <w:tcBorders>
              <w:top w:val="nil"/>
              <w:left w:val="nil"/>
              <w:bottom w:val="nil"/>
              <w:right w:val="nil"/>
            </w:tcBorders>
            <w:shd w:val="clear" w:color="auto" w:fill="auto"/>
            <w:noWrap/>
            <w:vAlign w:val="center"/>
            <w:hideMark/>
          </w:tcPr>
          <w:p w14:paraId="0571532B"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67904713"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2503956C"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260" w:type="dxa"/>
            <w:tcBorders>
              <w:top w:val="nil"/>
              <w:left w:val="nil"/>
              <w:bottom w:val="nil"/>
              <w:right w:val="nil"/>
            </w:tcBorders>
            <w:shd w:val="clear" w:color="auto" w:fill="auto"/>
            <w:noWrap/>
            <w:vAlign w:val="center"/>
            <w:hideMark/>
          </w:tcPr>
          <w:p w14:paraId="15880AD5"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1F144281"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67482062"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r>
      <w:tr w:rsidR="006A37F5" w:rsidRPr="006A37F5" w14:paraId="348625E4" w14:textId="77777777" w:rsidTr="006A37F5">
        <w:trPr>
          <w:trHeight w:val="312"/>
        </w:trPr>
        <w:tc>
          <w:tcPr>
            <w:tcW w:w="1340" w:type="dxa"/>
            <w:tcBorders>
              <w:top w:val="nil"/>
              <w:left w:val="nil"/>
              <w:bottom w:val="nil"/>
              <w:right w:val="nil"/>
            </w:tcBorders>
            <w:shd w:val="clear" w:color="auto" w:fill="auto"/>
            <w:noWrap/>
            <w:vAlign w:val="center"/>
            <w:hideMark/>
          </w:tcPr>
          <w:p w14:paraId="454D7C5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nil"/>
              <w:right w:val="nil"/>
            </w:tcBorders>
            <w:shd w:val="clear" w:color="auto" w:fill="auto"/>
            <w:noWrap/>
            <w:vAlign w:val="center"/>
            <w:hideMark/>
          </w:tcPr>
          <w:p w14:paraId="48A7E09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Biomass</w:t>
            </w:r>
          </w:p>
        </w:tc>
        <w:tc>
          <w:tcPr>
            <w:tcW w:w="794" w:type="dxa"/>
            <w:tcBorders>
              <w:top w:val="nil"/>
              <w:left w:val="nil"/>
              <w:bottom w:val="nil"/>
              <w:right w:val="nil"/>
            </w:tcBorders>
            <w:shd w:val="clear" w:color="auto" w:fill="auto"/>
            <w:noWrap/>
            <w:vAlign w:val="center"/>
            <w:hideMark/>
          </w:tcPr>
          <w:p w14:paraId="6B6093B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0.23</w:t>
            </w:r>
          </w:p>
        </w:tc>
        <w:tc>
          <w:tcPr>
            <w:tcW w:w="1046" w:type="dxa"/>
            <w:tcBorders>
              <w:top w:val="nil"/>
              <w:left w:val="nil"/>
              <w:bottom w:val="nil"/>
              <w:right w:val="nil"/>
            </w:tcBorders>
            <w:shd w:val="clear" w:color="auto" w:fill="auto"/>
            <w:noWrap/>
            <w:vAlign w:val="center"/>
            <w:hideMark/>
          </w:tcPr>
          <w:p w14:paraId="730ED10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10.69</w:t>
            </w:r>
          </w:p>
        </w:tc>
        <w:tc>
          <w:tcPr>
            <w:tcW w:w="260" w:type="dxa"/>
            <w:tcBorders>
              <w:top w:val="nil"/>
              <w:left w:val="nil"/>
              <w:bottom w:val="nil"/>
              <w:right w:val="nil"/>
            </w:tcBorders>
            <w:shd w:val="clear" w:color="auto" w:fill="auto"/>
            <w:noWrap/>
            <w:vAlign w:val="center"/>
            <w:hideMark/>
          </w:tcPr>
          <w:p w14:paraId="1A75F0C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9A1F5A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0.22</w:t>
            </w:r>
          </w:p>
        </w:tc>
        <w:tc>
          <w:tcPr>
            <w:tcW w:w="1046" w:type="dxa"/>
            <w:tcBorders>
              <w:top w:val="nil"/>
              <w:left w:val="nil"/>
              <w:bottom w:val="nil"/>
              <w:right w:val="nil"/>
            </w:tcBorders>
            <w:shd w:val="clear" w:color="auto" w:fill="auto"/>
            <w:noWrap/>
            <w:vAlign w:val="center"/>
            <w:hideMark/>
          </w:tcPr>
          <w:p w14:paraId="1559E3D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10.76</w:t>
            </w:r>
          </w:p>
        </w:tc>
      </w:tr>
      <w:tr w:rsidR="006A37F5" w:rsidRPr="006A37F5" w14:paraId="149D43C4" w14:textId="77777777" w:rsidTr="006A37F5">
        <w:trPr>
          <w:trHeight w:val="312"/>
        </w:trPr>
        <w:tc>
          <w:tcPr>
            <w:tcW w:w="1340" w:type="dxa"/>
            <w:tcBorders>
              <w:top w:val="nil"/>
              <w:left w:val="nil"/>
              <w:bottom w:val="nil"/>
              <w:right w:val="nil"/>
            </w:tcBorders>
            <w:shd w:val="clear" w:color="auto" w:fill="auto"/>
            <w:noWrap/>
            <w:vAlign w:val="center"/>
            <w:hideMark/>
          </w:tcPr>
          <w:p w14:paraId="1968688F"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GAM</w:t>
            </w:r>
          </w:p>
        </w:tc>
        <w:tc>
          <w:tcPr>
            <w:tcW w:w="2040" w:type="dxa"/>
            <w:vMerge/>
            <w:tcBorders>
              <w:top w:val="nil"/>
              <w:left w:val="nil"/>
              <w:bottom w:val="nil"/>
              <w:right w:val="nil"/>
            </w:tcBorders>
            <w:vAlign w:val="center"/>
            <w:hideMark/>
          </w:tcPr>
          <w:p w14:paraId="557FE96D"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72ACC4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0.24</w:t>
            </w:r>
          </w:p>
        </w:tc>
        <w:tc>
          <w:tcPr>
            <w:tcW w:w="1046" w:type="dxa"/>
            <w:tcBorders>
              <w:top w:val="nil"/>
              <w:left w:val="nil"/>
              <w:bottom w:val="nil"/>
              <w:right w:val="nil"/>
            </w:tcBorders>
            <w:shd w:val="clear" w:color="auto" w:fill="auto"/>
            <w:noWrap/>
            <w:vAlign w:val="center"/>
            <w:hideMark/>
          </w:tcPr>
          <w:p w14:paraId="2FEB4C7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10.50</w:t>
            </w:r>
          </w:p>
        </w:tc>
        <w:tc>
          <w:tcPr>
            <w:tcW w:w="260" w:type="dxa"/>
            <w:tcBorders>
              <w:top w:val="nil"/>
              <w:left w:val="nil"/>
              <w:bottom w:val="nil"/>
              <w:right w:val="nil"/>
            </w:tcBorders>
            <w:shd w:val="clear" w:color="auto" w:fill="auto"/>
            <w:noWrap/>
            <w:vAlign w:val="center"/>
            <w:hideMark/>
          </w:tcPr>
          <w:p w14:paraId="70E0F2B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00CCBBB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0.25</w:t>
            </w:r>
          </w:p>
        </w:tc>
        <w:tc>
          <w:tcPr>
            <w:tcW w:w="1046" w:type="dxa"/>
            <w:tcBorders>
              <w:top w:val="nil"/>
              <w:left w:val="nil"/>
              <w:bottom w:val="nil"/>
              <w:right w:val="nil"/>
            </w:tcBorders>
            <w:shd w:val="clear" w:color="auto" w:fill="auto"/>
            <w:noWrap/>
            <w:vAlign w:val="center"/>
            <w:hideMark/>
          </w:tcPr>
          <w:p w14:paraId="49491AF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10.30</w:t>
            </w:r>
          </w:p>
        </w:tc>
      </w:tr>
      <w:tr w:rsidR="006A37F5" w:rsidRPr="006A37F5" w14:paraId="7147C1D2" w14:textId="77777777" w:rsidTr="006A37F5">
        <w:trPr>
          <w:trHeight w:val="312"/>
        </w:trPr>
        <w:tc>
          <w:tcPr>
            <w:tcW w:w="1340" w:type="dxa"/>
            <w:tcBorders>
              <w:top w:val="nil"/>
              <w:left w:val="nil"/>
              <w:bottom w:val="nil"/>
              <w:right w:val="nil"/>
            </w:tcBorders>
            <w:shd w:val="clear" w:color="auto" w:fill="auto"/>
            <w:noWrap/>
            <w:vAlign w:val="center"/>
            <w:hideMark/>
          </w:tcPr>
          <w:p w14:paraId="703D6BB3"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nil"/>
              <w:right w:val="nil"/>
            </w:tcBorders>
            <w:vAlign w:val="center"/>
            <w:hideMark/>
          </w:tcPr>
          <w:p w14:paraId="7F59A663"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D51279E"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0.35</w:t>
            </w:r>
          </w:p>
        </w:tc>
        <w:tc>
          <w:tcPr>
            <w:tcW w:w="1046" w:type="dxa"/>
            <w:tcBorders>
              <w:top w:val="nil"/>
              <w:left w:val="nil"/>
              <w:bottom w:val="nil"/>
              <w:right w:val="nil"/>
            </w:tcBorders>
            <w:shd w:val="clear" w:color="auto" w:fill="auto"/>
            <w:noWrap/>
            <w:vAlign w:val="center"/>
            <w:hideMark/>
          </w:tcPr>
          <w:p w14:paraId="1D69916C"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8.76</w:t>
            </w:r>
          </w:p>
        </w:tc>
        <w:tc>
          <w:tcPr>
            <w:tcW w:w="260" w:type="dxa"/>
            <w:tcBorders>
              <w:top w:val="nil"/>
              <w:left w:val="nil"/>
              <w:bottom w:val="nil"/>
              <w:right w:val="nil"/>
            </w:tcBorders>
            <w:shd w:val="clear" w:color="auto" w:fill="auto"/>
            <w:noWrap/>
            <w:vAlign w:val="center"/>
            <w:hideMark/>
          </w:tcPr>
          <w:p w14:paraId="75FC9879"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6725BA8"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0.34</w:t>
            </w:r>
          </w:p>
        </w:tc>
        <w:tc>
          <w:tcPr>
            <w:tcW w:w="1046" w:type="dxa"/>
            <w:tcBorders>
              <w:top w:val="nil"/>
              <w:left w:val="nil"/>
              <w:bottom w:val="nil"/>
              <w:right w:val="nil"/>
            </w:tcBorders>
            <w:shd w:val="clear" w:color="auto" w:fill="auto"/>
            <w:noWrap/>
            <w:vAlign w:val="center"/>
            <w:hideMark/>
          </w:tcPr>
          <w:p w14:paraId="1C33260F"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9.24</w:t>
            </w:r>
          </w:p>
        </w:tc>
      </w:tr>
      <w:tr w:rsidR="006A37F5" w:rsidRPr="006A37F5" w14:paraId="00AAD9E2" w14:textId="77777777" w:rsidTr="006A37F5">
        <w:trPr>
          <w:trHeight w:val="312"/>
        </w:trPr>
        <w:tc>
          <w:tcPr>
            <w:tcW w:w="1340" w:type="dxa"/>
            <w:tcBorders>
              <w:top w:val="nil"/>
              <w:left w:val="nil"/>
              <w:bottom w:val="nil"/>
              <w:right w:val="nil"/>
            </w:tcBorders>
            <w:shd w:val="clear" w:color="auto" w:fill="auto"/>
            <w:noWrap/>
            <w:vAlign w:val="center"/>
            <w:hideMark/>
          </w:tcPr>
          <w:p w14:paraId="68E3943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GBM</w:t>
            </w:r>
          </w:p>
        </w:tc>
        <w:tc>
          <w:tcPr>
            <w:tcW w:w="2040" w:type="dxa"/>
            <w:vMerge/>
            <w:tcBorders>
              <w:top w:val="nil"/>
              <w:left w:val="nil"/>
              <w:bottom w:val="nil"/>
              <w:right w:val="nil"/>
            </w:tcBorders>
            <w:vAlign w:val="center"/>
            <w:hideMark/>
          </w:tcPr>
          <w:p w14:paraId="7DB9F6CA"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23DAA6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72BF178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9.30</w:t>
            </w:r>
          </w:p>
        </w:tc>
        <w:tc>
          <w:tcPr>
            <w:tcW w:w="260" w:type="dxa"/>
            <w:tcBorders>
              <w:top w:val="nil"/>
              <w:left w:val="nil"/>
              <w:bottom w:val="nil"/>
              <w:right w:val="nil"/>
            </w:tcBorders>
            <w:shd w:val="clear" w:color="auto" w:fill="auto"/>
            <w:noWrap/>
            <w:vAlign w:val="center"/>
            <w:hideMark/>
          </w:tcPr>
          <w:p w14:paraId="27F71F7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4E7DF3E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510324E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9.36</w:t>
            </w:r>
          </w:p>
        </w:tc>
      </w:tr>
      <w:tr w:rsidR="006A37F5" w:rsidRPr="006A37F5" w14:paraId="0A8F2972" w14:textId="77777777" w:rsidTr="006A37F5">
        <w:trPr>
          <w:trHeight w:val="312"/>
        </w:trPr>
        <w:tc>
          <w:tcPr>
            <w:tcW w:w="1340" w:type="dxa"/>
            <w:tcBorders>
              <w:top w:val="nil"/>
              <w:left w:val="nil"/>
              <w:bottom w:val="nil"/>
              <w:right w:val="nil"/>
            </w:tcBorders>
            <w:shd w:val="clear" w:color="auto" w:fill="auto"/>
            <w:noWrap/>
            <w:vAlign w:val="center"/>
            <w:hideMark/>
          </w:tcPr>
          <w:p w14:paraId="3575562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ANN</w:t>
            </w:r>
          </w:p>
        </w:tc>
        <w:tc>
          <w:tcPr>
            <w:tcW w:w="2040" w:type="dxa"/>
            <w:vMerge/>
            <w:tcBorders>
              <w:top w:val="nil"/>
              <w:left w:val="nil"/>
              <w:bottom w:val="nil"/>
              <w:right w:val="nil"/>
            </w:tcBorders>
            <w:vAlign w:val="center"/>
            <w:hideMark/>
          </w:tcPr>
          <w:p w14:paraId="717789C2"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1ECD07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0.27</w:t>
            </w:r>
          </w:p>
        </w:tc>
        <w:tc>
          <w:tcPr>
            <w:tcW w:w="1046" w:type="dxa"/>
            <w:tcBorders>
              <w:top w:val="nil"/>
              <w:left w:val="nil"/>
              <w:bottom w:val="nil"/>
              <w:right w:val="nil"/>
            </w:tcBorders>
            <w:shd w:val="clear" w:color="auto" w:fill="auto"/>
            <w:noWrap/>
            <w:vAlign w:val="center"/>
            <w:hideMark/>
          </w:tcPr>
          <w:p w14:paraId="45070C5F"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10.50</w:t>
            </w:r>
          </w:p>
        </w:tc>
        <w:tc>
          <w:tcPr>
            <w:tcW w:w="260" w:type="dxa"/>
            <w:tcBorders>
              <w:top w:val="nil"/>
              <w:left w:val="nil"/>
              <w:bottom w:val="nil"/>
              <w:right w:val="nil"/>
            </w:tcBorders>
            <w:shd w:val="clear" w:color="auto" w:fill="auto"/>
            <w:noWrap/>
            <w:vAlign w:val="center"/>
            <w:hideMark/>
          </w:tcPr>
          <w:p w14:paraId="3A7284D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565FB86C"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0.32</w:t>
            </w:r>
          </w:p>
        </w:tc>
        <w:tc>
          <w:tcPr>
            <w:tcW w:w="1046" w:type="dxa"/>
            <w:tcBorders>
              <w:top w:val="nil"/>
              <w:left w:val="nil"/>
              <w:bottom w:val="nil"/>
              <w:right w:val="nil"/>
            </w:tcBorders>
            <w:shd w:val="clear" w:color="auto" w:fill="auto"/>
            <w:noWrap/>
            <w:vAlign w:val="center"/>
            <w:hideMark/>
          </w:tcPr>
          <w:p w14:paraId="3132F288"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9.64</w:t>
            </w:r>
          </w:p>
        </w:tc>
      </w:tr>
      <w:tr w:rsidR="006A37F5" w:rsidRPr="006A37F5" w14:paraId="1E4471A8" w14:textId="77777777" w:rsidTr="006A37F5">
        <w:trPr>
          <w:trHeight w:val="201"/>
        </w:trPr>
        <w:tc>
          <w:tcPr>
            <w:tcW w:w="1340" w:type="dxa"/>
            <w:tcBorders>
              <w:top w:val="nil"/>
              <w:left w:val="nil"/>
              <w:bottom w:val="nil"/>
              <w:right w:val="nil"/>
            </w:tcBorders>
            <w:shd w:val="clear" w:color="auto" w:fill="auto"/>
            <w:noWrap/>
            <w:vAlign w:val="center"/>
            <w:hideMark/>
          </w:tcPr>
          <w:p w14:paraId="3135AC5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2040" w:type="dxa"/>
            <w:tcBorders>
              <w:top w:val="nil"/>
              <w:left w:val="nil"/>
              <w:bottom w:val="nil"/>
              <w:right w:val="nil"/>
            </w:tcBorders>
            <w:shd w:val="clear" w:color="auto" w:fill="auto"/>
            <w:noWrap/>
            <w:vAlign w:val="center"/>
            <w:hideMark/>
          </w:tcPr>
          <w:p w14:paraId="73207837"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3FB0B930"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79BD2CCB"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260" w:type="dxa"/>
            <w:tcBorders>
              <w:top w:val="nil"/>
              <w:left w:val="nil"/>
              <w:bottom w:val="nil"/>
              <w:right w:val="nil"/>
            </w:tcBorders>
            <w:shd w:val="clear" w:color="auto" w:fill="auto"/>
            <w:noWrap/>
            <w:vAlign w:val="center"/>
            <w:hideMark/>
          </w:tcPr>
          <w:p w14:paraId="696C5716"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794" w:type="dxa"/>
            <w:tcBorders>
              <w:top w:val="nil"/>
              <w:left w:val="nil"/>
              <w:bottom w:val="nil"/>
              <w:right w:val="nil"/>
            </w:tcBorders>
            <w:shd w:val="clear" w:color="auto" w:fill="auto"/>
            <w:noWrap/>
            <w:vAlign w:val="center"/>
            <w:hideMark/>
          </w:tcPr>
          <w:p w14:paraId="7C55E432"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c>
          <w:tcPr>
            <w:tcW w:w="1046" w:type="dxa"/>
            <w:tcBorders>
              <w:top w:val="nil"/>
              <w:left w:val="nil"/>
              <w:bottom w:val="nil"/>
              <w:right w:val="nil"/>
            </w:tcBorders>
            <w:shd w:val="clear" w:color="auto" w:fill="auto"/>
            <w:noWrap/>
            <w:vAlign w:val="center"/>
            <w:hideMark/>
          </w:tcPr>
          <w:p w14:paraId="06204003" w14:textId="77777777" w:rsidR="006A37F5" w:rsidRPr="006A37F5" w:rsidRDefault="006A37F5" w:rsidP="006A37F5">
            <w:pPr>
              <w:spacing w:after="0" w:line="240" w:lineRule="auto"/>
              <w:jc w:val="center"/>
              <w:rPr>
                <w:rFonts w:eastAsia="Times New Roman" w:cs="Times New Roman"/>
                <w:kern w:val="0"/>
                <w:sz w:val="20"/>
                <w:szCs w:val="20"/>
                <w:lang w:eastAsia="fr-FR"/>
                <w14:ligatures w14:val="none"/>
              </w:rPr>
            </w:pPr>
          </w:p>
        </w:tc>
      </w:tr>
      <w:tr w:rsidR="006A37F5" w:rsidRPr="006A37F5" w14:paraId="7AB78331" w14:textId="77777777" w:rsidTr="006A37F5">
        <w:trPr>
          <w:trHeight w:val="312"/>
        </w:trPr>
        <w:tc>
          <w:tcPr>
            <w:tcW w:w="1340" w:type="dxa"/>
            <w:tcBorders>
              <w:top w:val="nil"/>
              <w:left w:val="nil"/>
              <w:bottom w:val="nil"/>
              <w:right w:val="nil"/>
            </w:tcBorders>
            <w:shd w:val="clear" w:color="auto" w:fill="auto"/>
            <w:noWrap/>
            <w:vAlign w:val="center"/>
            <w:hideMark/>
          </w:tcPr>
          <w:p w14:paraId="42C9073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GLM</w:t>
            </w:r>
          </w:p>
        </w:tc>
        <w:tc>
          <w:tcPr>
            <w:tcW w:w="2040" w:type="dxa"/>
            <w:vMerge w:val="restart"/>
            <w:tcBorders>
              <w:top w:val="nil"/>
              <w:left w:val="nil"/>
              <w:bottom w:val="single" w:sz="4" w:space="0" w:color="000000"/>
              <w:right w:val="nil"/>
            </w:tcBorders>
            <w:shd w:val="clear" w:color="auto" w:fill="auto"/>
            <w:noWrap/>
            <w:vAlign w:val="center"/>
            <w:hideMark/>
          </w:tcPr>
          <w:p w14:paraId="3526598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Richness</w:t>
            </w:r>
          </w:p>
        </w:tc>
        <w:tc>
          <w:tcPr>
            <w:tcW w:w="794" w:type="dxa"/>
            <w:tcBorders>
              <w:top w:val="nil"/>
              <w:left w:val="nil"/>
              <w:bottom w:val="nil"/>
              <w:right w:val="nil"/>
            </w:tcBorders>
            <w:shd w:val="clear" w:color="auto" w:fill="auto"/>
            <w:noWrap/>
            <w:vAlign w:val="center"/>
            <w:hideMark/>
          </w:tcPr>
          <w:p w14:paraId="1B45E27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0.36</w:t>
            </w:r>
          </w:p>
        </w:tc>
        <w:tc>
          <w:tcPr>
            <w:tcW w:w="1046" w:type="dxa"/>
            <w:tcBorders>
              <w:top w:val="nil"/>
              <w:left w:val="nil"/>
              <w:bottom w:val="nil"/>
              <w:right w:val="nil"/>
            </w:tcBorders>
            <w:shd w:val="clear" w:color="auto" w:fill="auto"/>
            <w:noWrap/>
            <w:vAlign w:val="center"/>
            <w:hideMark/>
          </w:tcPr>
          <w:p w14:paraId="630CE4B0"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2.18</w:t>
            </w:r>
          </w:p>
        </w:tc>
        <w:tc>
          <w:tcPr>
            <w:tcW w:w="260" w:type="dxa"/>
            <w:tcBorders>
              <w:top w:val="nil"/>
              <w:left w:val="nil"/>
              <w:bottom w:val="nil"/>
              <w:right w:val="nil"/>
            </w:tcBorders>
            <w:shd w:val="clear" w:color="auto" w:fill="auto"/>
            <w:noWrap/>
            <w:vAlign w:val="center"/>
            <w:hideMark/>
          </w:tcPr>
          <w:p w14:paraId="00AE136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312AF344"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0.33</w:t>
            </w:r>
          </w:p>
        </w:tc>
        <w:tc>
          <w:tcPr>
            <w:tcW w:w="1046" w:type="dxa"/>
            <w:tcBorders>
              <w:top w:val="nil"/>
              <w:left w:val="nil"/>
              <w:bottom w:val="nil"/>
              <w:right w:val="nil"/>
            </w:tcBorders>
            <w:shd w:val="clear" w:color="auto" w:fill="auto"/>
            <w:noWrap/>
            <w:vAlign w:val="center"/>
            <w:hideMark/>
          </w:tcPr>
          <w:p w14:paraId="57C34EE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2.16</w:t>
            </w:r>
          </w:p>
        </w:tc>
      </w:tr>
      <w:tr w:rsidR="006A37F5" w:rsidRPr="006A37F5" w14:paraId="64258671" w14:textId="77777777" w:rsidTr="006A37F5">
        <w:trPr>
          <w:trHeight w:val="312"/>
        </w:trPr>
        <w:tc>
          <w:tcPr>
            <w:tcW w:w="1340" w:type="dxa"/>
            <w:tcBorders>
              <w:top w:val="nil"/>
              <w:left w:val="nil"/>
              <w:bottom w:val="nil"/>
              <w:right w:val="nil"/>
            </w:tcBorders>
            <w:shd w:val="clear" w:color="auto" w:fill="auto"/>
            <w:noWrap/>
            <w:vAlign w:val="center"/>
            <w:hideMark/>
          </w:tcPr>
          <w:p w14:paraId="6D30F405"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GAM</w:t>
            </w:r>
          </w:p>
        </w:tc>
        <w:tc>
          <w:tcPr>
            <w:tcW w:w="2040" w:type="dxa"/>
            <w:vMerge/>
            <w:tcBorders>
              <w:top w:val="nil"/>
              <w:left w:val="nil"/>
              <w:bottom w:val="single" w:sz="4" w:space="0" w:color="000000"/>
              <w:right w:val="nil"/>
            </w:tcBorders>
            <w:vAlign w:val="center"/>
            <w:hideMark/>
          </w:tcPr>
          <w:p w14:paraId="0A0E6286"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4E6682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0.44</w:t>
            </w:r>
          </w:p>
        </w:tc>
        <w:tc>
          <w:tcPr>
            <w:tcW w:w="1046" w:type="dxa"/>
            <w:tcBorders>
              <w:top w:val="nil"/>
              <w:left w:val="nil"/>
              <w:bottom w:val="nil"/>
              <w:right w:val="nil"/>
            </w:tcBorders>
            <w:shd w:val="clear" w:color="auto" w:fill="auto"/>
            <w:noWrap/>
            <w:vAlign w:val="center"/>
            <w:hideMark/>
          </w:tcPr>
          <w:p w14:paraId="76365FDB"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2.04</w:t>
            </w:r>
          </w:p>
        </w:tc>
        <w:tc>
          <w:tcPr>
            <w:tcW w:w="260" w:type="dxa"/>
            <w:tcBorders>
              <w:top w:val="nil"/>
              <w:left w:val="nil"/>
              <w:bottom w:val="nil"/>
              <w:right w:val="nil"/>
            </w:tcBorders>
            <w:shd w:val="clear" w:color="auto" w:fill="auto"/>
            <w:noWrap/>
            <w:vAlign w:val="center"/>
            <w:hideMark/>
          </w:tcPr>
          <w:p w14:paraId="1F083D89"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A2D76A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0.39</w:t>
            </w:r>
          </w:p>
        </w:tc>
        <w:tc>
          <w:tcPr>
            <w:tcW w:w="1046" w:type="dxa"/>
            <w:tcBorders>
              <w:top w:val="nil"/>
              <w:left w:val="nil"/>
              <w:bottom w:val="nil"/>
              <w:right w:val="nil"/>
            </w:tcBorders>
            <w:shd w:val="clear" w:color="auto" w:fill="auto"/>
            <w:noWrap/>
            <w:vAlign w:val="center"/>
            <w:hideMark/>
          </w:tcPr>
          <w:p w14:paraId="5D2EB6B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2.08</w:t>
            </w:r>
          </w:p>
        </w:tc>
      </w:tr>
      <w:tr w:rsidR="006A37F5" w:rsidRPr="006A37F5" w14:paraId="6928BD2F" w14:textId="77777777" w:rsidTr="006A37F5">
        <w:trPr>
          <w:trHeight w:val="312"/>
        </w:trPr>
        <w:tc>
          <w:tcPr>
            <w:tcW w:w="1340" w:type="dxa"/>
            <w:tcBorders>
              <w:top w:val="nil"/>
              <w:left w:val="nil"/>
              <w:bottom w:val="nil"/>
              <w:right w:val="nil"/>
            </w:tcBorders>
            <w:shd w:val="clear" w:color="auto" w:fill="auto"/>
            <w:noWrap/>
            <w:vAlign w:val="center"/>
            <w:hideMark/>
          </w:tcPr>
          <w:p w14:paraId="0EA37AB7"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RF</w:t>
            </w:r>
          </w:p>
        </w:tc>
        <w:tc>
          <w:tcPr>
            <w:tcW w:w="2040" w:type="dxa"/>
            <w:vMerge/>
            <w:tcBorders>
              <w:top w:val="nil"/>
              <w:left w:val="nil"/>
              <w:bottom w:val="single" w:sz="4" w:space="0" w:color="000000"/>
              <w:right w:val="nil"/>
            </w:tcBorders>
            <w:vAlign w:val="center"/>
            <w:hideMark/>
          </w:tcPr>
          <w:p w14:paraId="30A773E8"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23165251"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0.59</w:t>
            </w:r>
          </w:p>
        </w:tc>
        <w:tc>
          <w:tcPr>
            <w:tcW w:w="1046" w:type="dxa"/>
            <w:tcBorders>
              <w:top w:val="nil"/>
              <w:left w:val="nil"/>
              <w:bottom w:val="nil"/>
              <w:right w:val="nil"/>
            </w:tcBorders>
            <w:shd w:val="clear" w:color="auto" w:fill="auto"/>
            <w:noWrap/>
            <w:vAlign w:val="center"/>
            <w:hideMark/>
          </w:tcPr>
          <w:p w14:paraId="2A60A865"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1.75</w:t>
            </w:r>
          </w:p>
        </w:tc>
        <w:tc>
          <w:tcPr>
            <w:tcW w:w="260" w:type="dxa"/>
            <w:tcBorders>
              <w:top w:val="nil"/>
              <w:left w:val="nil"/>
              <w:bottom w:val="nil"/>
              <w:right w:val="nil"/>
            </w:tcBorders>
            <w:shd w:val="clear" w:color="auto" w:fill="auto"/>
            <w:noWrap/>
            <w:vAlign w:val="center"/>
            <w:hideMark/>
          </w:tcPr>
          <w:p w14:paraId="592902A8"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1557CA50"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0.57</w:t>
            </w:r>
          </w:p>
        </w:tc>
        <w:tc>
          <w:tcPr>
            <w:tcW w:w="1046" w:type="dxa"/>
            <w:tcBorders>
              <w:top w:val="nil"/>
              <w:left w:val="nil"/>
              <w:bottom w:val="nil"/>
              <w:right w:val="nil"/>
            </w:tcBorders>
            <w:shd w:val="clear" w:color="auto" w:fill="auto"/>
            <w:noWrap/>
            <w:vAlign w:val="center"/>
            <w:hideMark/>
          </w:tcPr>
          <w:p w14:paraId="63F92C63" w14:textId="77777777" w:rsidR="006A37F5" w:rsidRPr="006A37F5" w:rsidRDefault="006A37F5" w:rsidP="006A37F5">
            <w:pPr>
              <w:spacing w:after="0" w:line="240" w:lineRule="auto"/>
              <w:jc w:val="center"/>
              <w:rPr>
                <w:rFonts w:ascii="Calibri" w:eastAsia="Times New Roman" w:hAnsi="Calibri" w:cs="Calibri"/>
                <w:b/>
                <w:bCs/>
                <w:color w:val="000000"/>
                <w:kern w:val="0"/>
                <w:szCs w:val="24"/>
                <w:lang w:eastAsia="fr-FR"/>
                <w14:ligatures w14:val="none"/>
              </w:rPr>
            </w:pPr>
            <w:r w:rsidRPr="006A37F5">
              <w:rPr>
                <w:rFonts w:ascii="Calibri" w:eastAsia="Times New Roman" w:hAnsi="Calibri" w:cs="Calibri"/>
                <w:b/>
                <w:bCs/>
                <w:color w:val="000000"/>
                <w:kern w:val="0"/>
                <w:szCs w:val="24"/>
                <w:lang w:eastAsia="fr-FR"/>
                <w14:ligatures w14:val="none"/>
              </w:rPr>
              <w:t>1.77</w:t>
            </w:r>
          </w:p>
        </w:tc>
      </w:tr>
      <w:tr w:rsidR="006A37F5" w:rsidRPr="006A37F5" w14:paraId="2262E214" w14:textId="77777777" w:rsidTr="006A37F5">
        <w:trPr>
          <w:trHeight w:val="312"/>
        </w:trPr>
        <w:tc>
          <w:tcPr>
            <w:tcW w:w="1340" w:type="dxa"/>
            <w:tcBorders>
              <w:top w:val="nil"/>
              <w:left w:val="nil"/>
              <w:bottom w:val="nil"/>
              <w:right w:val="nil"/>
            </w:tcBorders>
            <w:shd w:val="clear" w:color="auto" w:fill="auto"/>
            <w:noWrap/>
            <w:vAlign w:val="center"/>
            <w:hideMark/>
          </w:tcPr>
          <w:p w14:paraId="5AEEB18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GBM</w:t>
            </w:r>
          </w:p>
        </w:tc>
        <w:tc>
          <w:tcPr>
            <w:tcW w:w="2040" w:type="dxa"/>
            <w:vMerge/>
            <w:tcBorders>
              <w:top w:val="nil"/>
              <w:left w:val="nil"/>
              <w:bottom w:val="single" w:sz="4" w:space="0" w:color="000000"/>
              <w:right w:val="nil"/>
            </w:tcBorders>
            <w:vAlign w:val="center"/>
            <w:hideMark/>
          </w:tcPr>
          <w:p w14:paraId="121C7E41"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6A2435AA"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0.59</w:t>
            </w:r>
          </w:p>
        </w:tc>
        <w:tc>
          <w:tcPr>
            <w:tcW w:w="1046" w:type="dxa"/>
            <w:tcBorders>
              <w:top w:val="nil"/>
              <w:left w:val="nil"/>
              <w:bottom w:val="nil"/>
              <w:right w:val="nil"/>
            </w:tcBorders>
            <w:shd w:val="clear" w:color="auto" w:fill="auto"/>
            <w:noWrap/>
            <w:vAlign w:val="center"/>
            <w:hideMark/>
          </w:tcPr>
          <w:p w14:paraId="0A2BA17D"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1.75</w:t>
            </w:r>
          </w:p>
        </w:tc>
        <w:tc>
          <w:tcPr>
            <w:tcW w:w="260" w:type="dxa"/>
            <w:tcBorders>
              <w:top w:val="nil"/>
              <w:left w:val="nil"/>
              <w:bottom w:val="nil"/>
              <w:right w:val="nil"/>
            </w:tcBorders>
            <w:shd w:val="clear" w:color="auto" w:fill="auto"/>
            <w:noWrap/>
            <w:vAlign w:val="center"/>
            <w:hideMark/>
          </w:tcPr>
          <w:p w14:paraId="46DEED0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p>
        </w:tc>
        <w:tc>
          <w:tcPr>
            <w:tcW w:w="794" w:type="dxa"/>
            <w:tcBorders>
              <w:top w:val="nil"/>
              <w:left w:val="nil"/>
              <w:bottom w:val="nil"/>
              <w:right w:val="nil"/>
            </w:tcBorders>
            <w:shd w:val="clear" w:color="auto" w:fill="auto"/>
            <w:noWrap/>
            <w:vAlign w:val="center"/>
            <w:hideMark/>
          </w:tcPr>
          <w:p w14:paraId="7137533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0.55</w:t>
            </w:r>
          </w:p>
        </w:tc>
        <w:tc>
          <w:tcPr>
            <w:tcW w:w="1046" w:type="dxa"/>
            <w:tcBorders>
              <w:top w:val="nil"/>
              <w:left w:val="nil"/>
              <w:bottom w:val="nil"/>
              <w:right w:val="nil"/>
            </w:tcBorders>
            <w:shd w:val="clear" w:color="auto" w:fill="auto"/>
            <w:noWrap/>
            <w:vAlign w:val="center"/>
            <w:hideMark/>
          </w:tcPr>
          <w:p w14:paraId="727F8D76"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1.80</w:t>
            </w:r>
          </w:p>
        </w:tc>
      </w:tr>
      <w:tr w:rsidR="006A37F5" w:rsidRPr="006A37F5" w14:paraId="0C57C4D8" w14:textId="77777777" w:rsidTr="006A37F5">
        <w:trPr>
          <w:trHeight w:val="312"/>
        </w:trPr>
        <w:tc>
          <w:tcPr>
            <w:tcW w:w="1340" w:type="dxa"/>
            <w:tcBorders>
              <w:top w:val="nil"/>
              <w:left w:val="nil"/>
              <w:bottom w:val="single" w:sz="4" w:space="0" w:color="auto"/>
              <w:right w:val="nil"/>
            </w:tcBorders>
            <w:shd w:val="clear" w:color="auto" w:fill="auto"/>
            <w:noWrap/>
            <w:vAlign w:val="center"/>
            <w:hideMark/>
          </w:tcPr>
          <w:p w14:paraId="4687D6A2"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ANN</w:t>
            </w:r>
          </w:p>
        </w:tc>
        <w:tc>
          <w:tcPr>
            <w:tcW w:w="2040" w:type="dxa"/>
            <w:vMerge/>
            <w:tcBorders>
              <w:top w:val="nil"/>
              <w:left w:val="nil"/>
              <w:bottom w:val="single" w:sz="4" w:space="0" w:color="000000"/>
              <w:right w:val="nil"/>
            </w:tcBorders>
            <w:vAlign w:val="center"/>
            <w:hideMark/>
          </w:tcPr>
          <w:p w14:paraId="6441D59F" w14:textId="77777777" w:rsidR="006A37F5" w:rsidRPr="006A37F5" w:rsidRDefault="006A37F5" w:rsidP="006A37F5">
            <w:pPr>
              <w:spacing w:after="0" w:line="240" w:lineRule="auto"/>
              <w:jc w:val="left"/>
              <w:rPr>
                <w:rFonts w:ascii="Calibri" w:eastAsia="Times New Roman" w:hAnsi="Calibri" w:cs="Calibri"/>
                <w:color w:val="000000"/>
                <w:kern w:val="0"/>
                <w:szCs w:val="24"/>
                <w:lang w:eastAsia="fr-FR"/>
                <w14:ligatures w14:val="none"/>
              </w:rPr>
            </w:pPr>
          </w:p>
        </w:tc>
        <w:tc>
          <w:tcPr>
            <w:tcW w:w="794" w:type="dxa"/>
            <w:tcBorders>
              <w:top w:val="nil"/>
              <w:left w:val="nil"/>
              <w:bottom w:val="single" w:sz="4" w:space="0" w:color="auto"/>
              <w:right w:val="nil"/>
            </w:tcBorders>
            <w:shd w:val="clear" w:color="auto" w:fill="auto"/>
            <w:noWrap/>
            <w:vAlign w:val="center"/>
            <w:hideMark/>
          </w:tcPr>
          <w:p w14:paraId="4CAD2D9F"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0.40</w:t>
            </w:r>
          </w:p>
        </w:tc>
        <w:tc>
          <w:tcPr>
            <w:tcW w:w="1046" w:type="dxa"/>
            <w:tcBorders>
              <w:top w:val="nil"/>
              <w:left w:val="nil"/>
              <w:bottom w:val="single" w:sz="4" w:space="0" w:color="auto"/>
              <w:right w:val="nil"/>
            </w:tcBorders>
            <w:shd w:val="clear" w:color="auto" w:fill="auto"/>
            <w:noWrap/>
            <w:vAlign w:val="center"/>
            <w:hideMark/>
          </w:tcPr>
          <w:p w14:paraId="2ABC0614"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2.16</w:t>
            </w:r>
          </w:p>
        </w:tc>
        <w:tc>
          <w:tcPr>
            <w:tcW w:w="260" w:type="dxa"/>
            <w:tcBorders>
              <w:top w:val="nil"/>
              <w:left w:val="nil"/>
              <w:bottom w:val="single" w:sz="4" w:space="0" w:color="auto"/>
              <w:right w:val="nil"/>
            </w:tcBorders>
            <w:shd w:val="clear" w:color="auto" w:fill="auto"/>
            <w:noWrap/>
            <w:vAlign w:val="center"/>
            <w:hideMark/>
          </w:tcPr>
          <w:p w14:paraId="0A41F487"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 </w:t>
            </w:r>
          </w:p>
        </w:tc>
        <w:tc>
          <w:tcPr>
            <w:tcW w:w="794" w:type="dxa"/>
            <w:tcBorders>
              <w:top w:val="nil"/>
              <w:left w:val="nil"/>
              <w:bottom w:val="single" w:sz="4" w:space="0" w:color="auto"/>
              <w:right w:val="nil"/>
            </w:tcBorders>
            <w:shd w:val="clear" w:color="auto" w:fill="auto"/>
            <w:noWrap/>
            <w:vAlign w:val="center"/>
            <w:hideMark/>
          </w:tcPr>
          <w:p w14:paraId="1F4E888E"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0.38</w:t>
            </w:r>
          </w:p>
        </w:tc>
        <w:tc>
          <w:tcPr>
            <w:tcW w:w="1046" w:type="dxa"/>
            <w:tcBorders>
              <w:top w:val="nil"/>
              <w:left w:val="nil"/>
              <w:bottom w:val="single" w:sz="4" w:space="0" w:color="auto"/>
              <w:right w:val="nil"/>
            </w:tcBorders>
            <w:shd w:val="clear" w:color="auto" w:fill="auto"/>
            <w:noWrap/>
            <w:vAlign w:val="center"/>
            <w:hideMark/>
          </w:tcPr>
          <w:p w14:paraId="22D97B31" w14:textId="77777777" w:rsidR="006A37F5" w:rsidRPr="006A37F5" w:rsidRDefault="006A37F5" w:rsidP="006A37F5">
            <w:pPr>
              <w:spacing w:after="0" w:line="240" w:lineRule="auto"/>
              <w:jc w:val="center"/>
              <w:rPr>
                <w:rFonts w:ascii="Calibri" w:eastAsia="Times New Roman" w:hAnsi="Calibri" w:cs="Calibri"/>
                <w:color w:val="000000"/>
                <w:kern w:val="0"/>
                <w:szCs w:val="24"/>
                <w:lang w:eastAsia="fr-FR"/>
                <w14:ligatures w14:val="none"/>
              </w:rPr>
            </w:pPr>
            <w:r w:rsidRPr="006A37F5">
              <w:rPr>
                <w:rFonts w:ascii="Calibri" w:eastAsia="Times New Roman" w:hAnsi="Calibri" w:cs="Calibri"/>
                <w:color w:val="000000"/>
                <w:kern w:val="0"/>
                <w:szCs w:val="24"/>
                <w:lang w:eastAsia="fr-FR"/>
                <w14:ligatures w14:val="none"/>
              </w:rPr>
              <w:t>2.16</w:t>
            </w:r>
          </w:p>
        </w:tc>
      </w:tr>
    </w:tbl>
    <w:p w14:paraId="7E4F66C2" w14:textId="77777777" w:rsidR="00701B38" w:rsidRPr="00F81BC6" w:rsidRDefault="00701B38" w:rsidP="00812890">
      <w:pPr>
        <w:rPr>
          <w:rFonts w:cs="Times New Roman"/>
        </w:rPr>
        <w:sectPr w:rsidR="00701B38" w:rsidRPr="00F81BC6" w:rsidSect="00537360">
          <w:pgSz w:w="12240" w:h="15840"/>
          <w:pgMar w:top="1417" w:right="1417" w:bottom="1417" w:left="1417" w:header="720" w:footer="720" w:gutter="0"/>
          <w:cols w:space="720"/>
          <w:titlePg/>
          <w:docGrid w:linePitch="360"/>
        </w:sectPr>
      </w:pPr>
    </w:p>
    <w:p w14:paraId="2B60FE62" w14:textId="445C440D" w:rsidR="00F00428" w:rsidRPr="00F81BC6" w:rsidRDefault="00EF46EC" w:rsidP="0037320E">
      <w:pPr>
        <w:rPr>
          <w:rFonts w:cs="Times New Roman"/>
        </w:rPr>
      </w:pPr>
      <w:r w:rsidRPr="00F81BC6">
        <w:rPr>
          <w:rFonts w:cs="Times New Roman"/>
          <w:b/>
          <w:bCs/>
        </w:rPr>
        <w:lastRenderedPageBreak/>
        <w:t>Quatrième de couverture</w:t>
      </w:r>
      <w:r w:rsidR="00B233A8" w:rsidRPr="00F81BC6">
        <w:rPr>
          <w:rFonts w:cs="Times New Roman"/>
          <w:b/>
          <w:bCs/>
        </w:rPr>
        <w:t xml:space="preserve"> (</w:t>
      </w:r>
      <w:r w:rsidR="00B233A8" w:rsidRPr="00F81BC6">
        <w:rPr>
          <w:rFonts w:cs="Times New Roman"/>
        </w:rPr>
        <w:t>résumé en Anglais en Français</w:t>
      </w:r>
      <w:r w:rsidR="009C644A" w:rsidRPr="00F81BC6">
        <w:rPr>
          <w:rFonts w:cs="Times New Roman"/>
        </w:rPr>
        <w:t xml:space="preserve">, mots </w:t>
      </w:r>
      <w:proofErr w:type="gramStart"/>
      <w:r w:rsidR="009C644A" w:rsidRPr="00F81BC6">
        <w:rPr>
          <w:rFonts w:cs="Times New Roman"/>
        </w:rPr>
        <w:t>clés,…</w:t>
      </w:r>
      <w:proofErr w:type="gramEnd"/>
      <w:r w:rsidR="00B233A8" w:rsidRPr="00F81BC6">
        <w:rPr>
          <w:rFonts w:cs="Times New Roman"/>
        </w:rPr>
        <w:t>)</w:t>
      </w:r>
    </w:p>
    <w:p w14:paraId="0A96A0DA" w14:textId="77777777" w:rsidR="00701B38" w:rsidRPr="00F81BC6" w:rsidRDefault="00701B38" w:rsidP="0037320E">
      <w:pPr>
        <w:rPr>
          <w:rFonts w:cs="Times New Roman"/>
          <w:b/>
          <w:bCs/>
          <w:szCs w:val="24"/>
        </w:rPr>
        <w:sectPr w:rsidR="00701B38" w:rsidRPr="00F81BC6" w:rsidSect="00537360">
          <w:pgSz w:w="12240" w:h="15840"/>
          <w:pgMar w:top="1417" w:right="1417" w:bottom="1417" w:left="1417" w:header="720" w:footer="720" w:gutter="0"/>
          <w:cols w:space="720"/>
          <w:titlePg/>
          <w:docGrid w:linePitch="360"/>
        </w:sectPr>
      </w:pPr>
    </w:p>
    <w:p w14:paraId="34EE0A40" w14:textId="3D386A3A" w:rsidR="003E2C67" w:rsidRPr="005E32AC" w:rsidRDefault="00400915" w:rsidP="005E32AC">
      <w:pPr>
        <w:rPr>
          <w:rFonts w:cs="Times New Roman"/>
          <w:i/>
          <w:iCs/>
        </w:rPr>
      </w:pPr>
      <w:r w:rsidRPr="00F81BC6">
        <w:rPr>
          <w:rFonts w:cs="Times New Roman"/>
          <w:i/>
          <w:iCs/>
        </w:rPr>
        <w:lastRenderedPageBreak/>
        <w:t xml:space="preserve"> </w:t>
      </w:r>
    </w:p>
    <w:p w14:paraId="3B2821B1" w14:textId="77777777" w:rsidR="00231FBC" w:rsidRPr="005E32AC" w:rsidRDefault="00231FBC">
      <w:pPr>
        <w:rPr>
          <w:rFonts w:cs="Times New Roman"/>
          <w:i/>
          <w:iCs/>
        </w:rPr>
      </w:pPr>
    </w:p>
    <w:sectPr w:rsidR="00231FBC" w:rsidRPr="005E32AC" w:rsidSect="00537360">
      <w:pgSz w:w="12240" w:h="15840"/>
      <w:pgMar w:top="1417" w:right="1417" w:bottom="1417" w:left="1417"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Kevin Hoeffner" w:date="2024-05-21T14:53:00Z" w:initials="KH">
    <w:p w14:paraId="5C163F15" w14:textId="77777777" w:rsidR="00D04FD4" w:rsidRDefault="00D04FD4">
      <w:pPr>
        <w:pStyle w:val="CommentText"/>
      </w:pPr>
      <w:r>
        <w:rPr>
          <w:rStyle w:val="CommentReference"/>
        </w:rPr>
        <w:annotationRef/>
      </w:r>
      <w:r>
        <w:t>Je trouve que le 3.2 et le 3.3 est assez redondant… C’est presque la même chose ?</w:t>
      </w:r>
    </w:p>
    <w:p w14:paraId="3A7AA1D5" w14:textId="22C165EF" w:rsidR="00D04FD4" w:rsidRDefault="00D04FD4">
      <w:pPr>
        <w:pStyle w:val="CommentText"/>
      </w:pPr>
      <w:r>
        <w:t>Je supprimerai le 3.2 pour le mixer DANS le 3.3</w:t>
      </w:r>
    </w:p>
  </w:comment>
  <w:comment w:id="5" w:author="Kevin Hoeffner" w:date="2024-05-21T12:18:00Z" w:initials="KH">
    <w:p w14:paraId="3D0DF891" w14:textId="3BC7BCB9" w:rsidR="00C81D7D" w:rsidRDefault="00C81D7D">
      <w:pPr>
        <w:pStyle w:val="CommentText"/>
      </w:pPr>
      <w:r>
        <w:rPr>
          <w:rStyle w:val="CommentReference"/>
        </w:rPr>
        <w:annotationRef/>
      </w:r>
      <w:r>
        <w:t>Inutile</w:t>
      </w:r>
    </w:p>
  </w:comment>
  <w:comment w:id="7" w:author="Kevin Hoeffner" w:date="2024-05-21T13:51:00Z" w:initials="KH">
    <w:p w14:paraId="2977A33A" w14:textId="2E07F60C" w:rsidR="00D42D4A" w:rsidRDefault="00D42D4A">
      <w:pPr>
        <w:pStyle w:val="CommentText"/>
      </w:pPr>
      <w:r>
        <w:rPr>
          <w:rStyle w:val="CommentReference"/>
        </w:rPr>
        <w:annotationRef/>
      </w:r>
      <w:r>
        <w:t>C’est juste une répétition globale de tous tes résultats.</w:t>
      </w:r>
      <w:r>
        <w:br/>
        <w:t>Il faut te servir d’un résultat pour le discuter puis un autre puis un autre…</w:t>
      </w:r>
    </w:p>
  </w:comment>
  <w:comment w:id="8" w:author="Kevin Hoeffner" w:date="2024-05-21T13:52:00Z" w:initials="KH">
    <w:p w14:paraId="51E98A40" w14:textId="2FEE103D" w:rsidR="003F7DAE" w:rsidRDefault="003F7DAE">
      <w:pPr>
        <w:pStyle w:val="CommentText"/>
      </w:pPr>
      <w:r>
        <w:rPr>
          <w:rStyle w:val="CommentReference"/>
        </w:rPr>
        <w:annotationRef/>
      </w:r>
      <w:r>
        <w:t>Répétition des résultats sans discussion</w:t>
      </w:r>
    </w:p>
  </w:comment>
  <w:comment w:id="9" w:author="Kevin Hoeffner" w:date="2024-05-21T14:03:00Z" w:initials="KH">
    <w:p w14:paraId="2D5C91CA" w14:textId="77777777" w:rsidR="0096208A" w:rsidRDefault="0096208A" w:rsidP="0096208A">
      <w:pPr>
        <w:pStyle w:val="CommentText"/>
      </w:pPr>
      <w:r>
        <w:rPr>
          <w:rStyle w:val="CommentReference"/>
        </w:rPr>
        <w:annotationRef/>
      </w:r>
      <w:r>
        <w:t>Ca serait bien de faire un paragraphe pour discuter en quoi l’occupation du sol influence les vers de terre ? pourquoi ? quelles sont les raisons écologiques ?</w:t>
      </w:r>
    </w:p>
    <w:p w14:paraId="5351CA1F" w14:textId="77777777" w:rsidR="0096208A" w:rsidRDefault="0096208A" w:rsidP="0096208A">
      <w:pPr>
        <w:pStyle w:val="CommentText"/>
        <w:rPr>
          <w:lang w:val="en-US"/>
        </w:rPr>
      </w:pPr>
      <w:r w:rsidRPr="0039223D">
        <w:rPr>
          <w:lang w:val="en-US"/>
        </w:rPr>
        <w:t xml:space="preserve">- En prairie </w:t>
      </w:r>
      <w:r>
        <w:rPr>
          <w:lang w:val="en-US"/>
        </w:rPr>
        <w:t>high</w:t>
      </w:r>
      <w:r w:rsidRPr="0039223D">
        <w:rPr>
          <w:lang w:val="en-US"/>
        </w:rPr>
        <w:t xml:space="preserve"> food resource for earthworms (Schmidt et al., 2001; Edwards, 2004) </w:t>
      </w:r>
    </w:p>
    <w:p w14:paraId="03C3FC01" w14:textId="77777777" w:rsidR="0096208A" w:rsidRDefault="0096208A" w:rsidP="0096208A">
      <w:pPr>
        <w:pStyle w:val="CommentText"/>
      </w:pPr>
      <w:r>
        <w:t>- Alors que en grande culture/vigne =&gt; travail du sol, pesticides, pas ou peu de ressources alimentaires, … regarde la publi sur les Occupation de sol qu’on était en train d’écrire</w:t>
      </w:r>
    </w:p>
    <w:p w14:paraId="10A765B1" w14:textId="77777777" w:rsidR="0096208A" w:rsidRDefault="0096208A" w:rsidP="0096208A">
      <w:pPr>
        <w:pStyle w:val="CommentText"/>
      </w:pPr>
      <w:r>
        <w:t>- En foret…</w:t>
      </w:r>
    </w:p>
    <w:p w14:paraId="00F4FB0A" w14:textId="77777777" w:rsidR="0096208A" w:rsidRDefault="0096208A" w:rsidP="0096208A">
      <w:pPr>
        <w:pStyle w:val="CommentText"/>
      </w:pPr>
    </w:p>
    <w:p w14:paraId="514F69E6" w14:textId="77777777" w:rsidR="0096208A" w:rsidRDefault="0096208A" w:rsidP="0096208A">
      <w:pPr>
        <w:pStyle w:val="CommentText"/>
      </w:pPr>
      <w:r>
        <w:t>Idem pour le climat ?</w:t>
      </w:r>
    </w:p>
    <w:p w14:paraId="6E9E9064" w14:textId="77777777" w:rsidR="0096208A" w:rsidRDefault="0096208A" w:rsidP="0096208A">
      <w:pPr>
        <w:pStyle w:val="CommentText"/>
      </w:pPr>
      <w:r>
        <w:t>Vers de terre à besoin d’humidité et un peu de chaleur mais pas trop, pourquoi ce seuil de 700 mm ? ETC</w:t>
      </w:r>
      <w:r>
        <w:br/>
      </w:r>
      <w:r>
        <w:br/>
      </w:r>
    </w:p>
    <w:p w14:paraId="541650F3" w14:textId="77777777" w:rsidR="0096208A" w:rsidRDefault="0096208A" w:rsidP="0096208A">
      <w:pPr>
        <w:pStyle w:val="CommentText"/>
      </w:pPr>
      <w:r>
        <w:t>Pedo…</w:t>
      </w:r>
    </w:p>
  </w:comment>
  <w:comment w:id="10" w:author="Kevin Hoeffner" w:date="2024-05-21T14:11:00Z" w:initials="KH">
    <w:p w14:paraId="6D4655D7" w14:textId="3643ED58" w:rsidR="00850D76" w:rsidRDefault="00850D76">
      <w:pPr>
        <w:pStyle w:val="CommentText"/>
      </w:pPr>
      <w:r>
        <w:rPr>
          <w:rStyle w:val="CommentReference"/>
        </w:rPr>
        <w:annotationRef/>
      </w:r>
      <w:r>
        <w:t xml:space="preserve">Suivi de l’habitat ? il faut prendre le temps de tout expliquer </w:t>
      </w:r>
    </w:p>
  </w:comment>
  <w:comment w:id="11" w:author="Kevin Hoeffner" w:date="2024-05-21T14:12:00Z" w:initials="KH">
    <w:p w14:paraId="66F520EF" w14:textId="1068D3AD" w:rsidR="00850D76" w:rsidRDefault="00850D76">
      <w:pPr>
        <w:pStyle w:val="CommentText"/>
      </w:pPr>
      <w:r>
        <w:rPr>
          <w:rStyle w:val="CommentReference"/>
        </w:rPr>
        <w:annotationRef/>
      </w:r>
      <w:r w:rsidR="004846DB">
        <w:t>Paragraphe sur la question d’échelle</w:t>
      </w:r>
    </w:p>
  </w:comment>
  <w:comment w:id="12" w:author="Kevin Hoeffner" w:date="2024-05-21T14:35:00Z" w:initials="KH">
    <w:p w14:paraId="18EB19D0" w14:textId="2D6688D7" w:rsidR="0039223D" w:rsidRDefault="0039223D">
      <w:pPr>
        <w:pStyle w:val="CommentText"/>
      </w:pPr>
      <w:r>
        <w:rPr>
          <w:rStyle w:val="CommentReference"/>
        </w:rPr>
        <w:annotationRef/>
      </w:r>
      <w:r>
        <w:t>On en rediscute à MP parce que tu vas aussi pouvoir griser les zones non prédites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7AA1D5" w15:done="0"/>
  <w15:commentEx w15:paraId="3D0DF891" w15:done="0"/>
  <w15:commentEx w15:paraId="2977A33A" w15:done="0"/>
  <w15:commentEx w15:paraId="51E98A40" w15:done="0"/>
  <w15:commentEx w15:paraId="541650F3" w15:done="0"/>
  <w15:commentEx w15:paraId="6D4655D7" w15:done="0"/>
  <w15:commentEx w15:paraId="66F520EF" w15:done="0"/>
  <w15:commentEx w15:paraId="18EB19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7AA1D5" w16cid:durableId="29F733D3"/>
  <w16cid:commentId w16cid:paraId="3D0DF891" w16cid:durableId="29F70FAB"/>
  <w16cid:commentId w16cid:paraId="2977A33A" w16cid:durableId="29F72551"/>
  <w16cid:commentId w16cid:paraId="51E98A40" w16cid:durableId="29F7259F"/>
  <w16cid:commentId w16cid:paraId="541650F3" w16cid:durableId="29F7281C"/>
  <w16cid:commentId w16cid:paraId="6D4655D7" w16cid:durableId="29F72A02"/>
  <w16cid:commentId w16cid:paraId="66F520EF" w16cid:durableId="29F72A45"/>
  <w16cid:commentId w16cid:paraId="18EB19D0" w16cid:durableId="29F72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56DC7" w14:textId="77777777" w:rsidR="009642D3" w:rsidRPr="00A02FFE" w:rsidRDefault="009642D3" w:rsidP="0075626B">
      <w:pPr>
        <w:spacing w:after="0" w:line="240" w:lineRule="auto"/>
      </w:pPr>
      <w:r w:rsidRPr="00A02FFE">
        <w:separator/>
      </w:r>
    </w:p>
  </w:endnote>
  <w:endnote w:type="continuationSeparator" w:id="0">
    <w:p w14:paraId="58076BE8" w14:textId="77777777" w:rsidR="009642D3" w:rsidRPr="00A02FFE" w:rsidRDefault="009642D3" w:rsidP="0075626B">
      <w:pPr>
        <w:spacing w:after="0" w:line="240" w:lineRule="auto"/>
      </w:pPr>
      <w:r w:rsidRPr="00A02FFE">
        <w:continuationSeparator/>
      </w:r>
    </w:p>
  </w:endnote>
  <w:endnote w:type="continuationNotice" w:id="1">
    <w:p w14:paraId="7D0DB89D" w14:textId="77777777" w:rsidR="009642D3" w:rsidRPr="00A02FFE" w:rsidRDefault="009642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4521258"/>
      <w:docPartObj>
        <w:docPartGallery w:val="Page Numbers (Bottom of Page)"/>
        <w:docPartUnique/>
      </w:docPartObj>
    </w:sdtPr>
    <w:sdtContent>
      <w:p w14:paraId="5E0AE170" w14:textId="5F60A1C8" w:rsidR="00F9097C" w:rsidRPr="00A02FFE" w:rsidRDefault="00F9097C">
        <w:pPr>
          <w:pStyle w:val="Footer"/>
          <w:jc w:val="right"/>
        </w:pPr>
        <w:r w:rsidRPr="00A02FFE">
          <w:fldChar w:fldCharType="begin"/>
        </w:r>
        <w:r w:rsidRPr="00A02FFE">
          <w:instrText>PAGE   \* MERGEFORMAT</w:instrText>
        </w:r>
        <w:r w:rsidRPr="00A02FFE">
          <w:fldChar w:fldCharType="separate"/>
        </w:r>
        <w:r w:rsidRPr="00A02FFE">
          <w:t>2</w:t>
        </w:r>
        <w:r w:rsidRPr="00A02FFE">
          <w:fldChar w:fldCharType="end"/>
        </w:r>
      </w:p>
    </w:sdtContent>
  </w:sdt>
  <w:p w14:paraId="67A31A33" w14:textId="77777777" w:rsidR="00F9097C" w:rsidRPr="00A02FFE" w:rsidRDefault="00F909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39358"/>
      <w:docPartObj>
        <w:docPartGallery w:val="Page Numbers (Bottom of Page)"/>
        <w:docPartUnique/>
      </w:docPartObj>
    </w:sdtPr>
    <w:sdtContent>
      <w:p w14:paraId="1D02DB33" w14:textId="6A8437D0" w:rsidR="00F9097C" w:rsidRDefault="00F9097C">
        <w:pPr>
          <w:pStyle w:val="Footer"/>
          <w:jc w:val="right"/>
        </w:pPr>
        <w:r>
          <w:fldChar w:fldCharType="begin"/>
        </w:r>
        <w:r>
          <w:instrText>PAGE   \* MERGEFORMAT</w:instrText>
        </w:r>
        <w:r>
          <w:fldChar w:fldCharType="separate"/>
        </w:r>
        <w:r>
          <w:t>2</w:t>
        </w:r>
        <w:r>
          <w:fldChar w:fldCharType="end"/>
        </w:r>
      </w:p>
    </w:sdtContent>
  </w:sdt>
  <w:p w14:paraId="7EC47A23" w14:textId="77777777" w:rsidR="00F9097C" w:rsidRPr="00A02FFE" w:rsidRDefault="00F909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0868966"/>
      <w:docPartObj>
        <w:docPartGallery w:val="Page Numbers (Bottom of Page)"/>
        <w:docPartUnique/>
      </w:docPartObj>
    </w:sdtPr>
    <w:sdtContent>
      <w:p w14:paraId="1F9F6267" w14:textId="69B7AEFB" w:rsidR="00F9097C" w:rsidRDefault="00F9097C">
        <w:pPr>
          <w:pStyle w:val="Footer"/>
          <w:jc w:val="right"/>
        </w:pPr>
        <w:r>
          <w:fldChar w:fldCharType="begin"/>
        </w:r>
        <w:r>
          <w:instrText>PAGE   \* MERGEFORMAT</w:instrText>
        </w:r>
        <w:r>
          <w:fldChar w:fldCharType="separate"/>
        </w:r>
        <w:r>
          <w:t>2</w:t>
        </w:r>
        <w:r>
          <w:fldChar w:fldCharType="end"/>
        </w:r>
      </w:p>
    </w:sdtContent>
  </w:sdt>
  <w:p w14:paraId="07E19F60" w14:textId="77777777" w:rsidR="00F9097C" w:rsidRDefault="00F90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5D8BD" w14:textId="77777777" w:rsidR="009642D3" w:rsidRPr="00A02FFE" w:rsidRDefault="009642D3" w:rsidP="0075626B">
      <w:pPr>
        <w:spacing w:after="0" w:line="240" w:lineRule="auto"/>
      </w:pPr>
      <w:r w:rsidRPr="00A02FFE">
        <w:separator/>
      </w:r>
    </w:p>
  </w:footnote>
  <w:footnote w:type="continuationSeparator" w:id="0">
    <w:p w14:paraId="260686B9" w14:textId="77777777" w:rsidR="009642D3" w:rsidRPr="00A02FFE" w:rsidRDefault="009642D3" w:rsidP="0075626B">
      <w:pPr>
        <w:spacing w:after="0" w:line="240" w:lineRule="auto"/>
      </w:pPr>
      <w:r w:rsidRPr="00A02FFE">
        <w:continuationSeparator/>
      </w:r>
    </w:p>
  </w:footnote>
  <w:footnote w:type="continuationNotice" w:id="1">
    <w:p w14:paraId="239D0731" w14:textId="77777777" w:rsidR="009642D3" w:rsidRPr="00A02FFE" w:rsidRDefault="009642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2F6C"/>
    <w:multiLevelType w:val="hybridMultilevel"/>
    <w:tmpl w:val="FFFFFFFF"/>
    <w:lvl w:ilvl="0" w:tplc="11CE71B8">
      <w:start w:val="1"/>
      <w:numFmt w:val="decimal"/>
      <w:lvlText w:val="%1)"/>
      <w:lvlJc w:val="left"/>
      <w:pPr>
        <w:ind w:left="720" w:hanging="360"/>
      </w:pPr>
    </w:lvl>
    <w:lvl w:ilvl="1" w:tplc="2E7CC8C6">
      <w:start w:val="1"/>
      <w:numFmt w:val="lowerLetter"/>
      <w:lvlText w:val="%2."/>
      <w:lvlJc w:val="left"/>
      <w:pPr>
        <w:ind w:left="1440" w:hanging="360"/>
      </w:pPr>
    </w:lvl>
    <w:lvl w:ilvl="2" w:tplc="F716AEFA">
      <w:start w:val="1"/>
      <w:numFmt w:val="lowerRoman"/>
      <w:lvlText w:val="%3."/>
      <w:lvlJc w:val="right"/>
      <w:pPr>
        <w:ind w:left="2160" w:hanging="180"/>
      </w:pPr>
    </w:lvl>
    <w:lvl w:ilvl="3" w:tplc="1D06C984">
      <w:start w:val="1"/>
      <w:numFmt w:val="decimal"/>
      <w:lvlText w:val="%4."/>
      <w:lvlJc w:val="left"/>
      <w:pPr>
        <w:ind w:left="2880" w:hanging="360"/>
      </w:pPr>
    </w:lvl>
    <w:lvl w:ilvl="4" w:tplc="552E335C">
      <w:start w:val="1"/>
      <w:numFmt w:val="lowerLetter"/>
      <w:lvlText w:val="%5."/>
      <w:lvlJc w:val="left"/>
      <w:pPr>
        <w:ind w:left="3600" w:hanging="360"/>
      </w:pPr>
    </w:lvl>
    <w:lvl w:ilvl="5" w:tplc="CF70801A">
      <w:start w:val="1"/>
      <w:numFmt w:val="lowerRoman"/>
      <w:lvlText w:val="%6."/>
      <w:lvlJc w:val="right"/>
      <w:pPr>
        <w:ind w:left="4320" w:hanging="180"/>
      </w:pPr>
    </w:lvl>
    <w:lvl w:ilvl="6" w:tplc="F2C0778A">
      <w:start w:val="1"/>
      <w:numFmt w:val="decimal"/>
      <w:lvlText w:val="%7."/>
      <w:lvlJc w:val="left"/>
      <w:pPr>
        <w:ind w:left="5040" w:hanging="360"/>
      </w:pPr>
    </w:lvl>
    <w:lvl w:ilvl="7" w:tplc="4792195C">
      <w:start w:val="1"/>
      <w:numFmt w:val="lowerLetter"/>
      <w:lvlText w:val="%8."/>
      <w:lvlJc w:val="left"/>
      <w:pPr>
        <w:ind w:left="5760" w:hanging="360"/>
      </w:pPr>
    </w:lvl>
    <w:lvl w:ilvl="8" w:tplc="3F3E8586">
      <w:start w:val="1"/>
      <w:numFmt w:val="lowerRoman"/>
      <w:lvlText w:val="%9."/>
      <w:lvlJc w:val="right"/>
      <w:pPr>
        <w:ind w:left="6480" w:hanging="180"/>
      </w:pPr>
    </w:lvl>
  </w:abstractNum>
  <w:abstractNum w:abstractNumId="1" w15:restartNumberingAfterBreak="0">
    <w:nsid w:val="02D56025"/>
    <w:multiLevelType w:val="multilevel"/>
    <w:tmpl w:val="890C2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70693"/>
    <w:multiLevelType w:val="multilevel"/>
    <w:tmpl w:val="E786C67C"/>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7527D05"/>
    <w:multiLevelType w:val="hybridMultilevel"/>
    <w:tmpl w:val="3CBAF842"/>
    <w:lvl w:ilvl="0" w:tplc="BEAA333E">
      <w:numFmt w:val="bullet"/>
      <w:lvlText w:val=""/>
      <w:lvlJc w:val="left"/>
      <w:pPr>
        <w:ind w:left="1440" w:hanging="360"/>
      </w:pPr>
      <w:rPr>
        <w:rFonts w:ascii="Wingdings" w:eastAsia="Times New Roman" w:hAnsi="Wingdings" w:cstheme="minorHAns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B652C3"/>
    <w:multiLevelType w:val="hybridMultilevel"/>
    <w:tmpl w:val="AE6CE832"/>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931B7"/>
    <w:multiLevelType w:val="hybridMultilevel"/>
    <w:tmpl w:val="F99C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B5374"/>
    <w:multiLevelType w:val="multilevel"/>
    <w:tmpl w:val="4C328E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CD3550"/>
    <w:multiLevelType w:val="hybridMultilevel"/>
    <w:tmpl w:val="49AA90B2"/>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376FA"/>
    <w:multiLevelType w:val="hybridMultilevel"/>
    <w:tmpl w:val="2EF85C56"/>
    <w:lvl w:ilvl="0" w:tplc="F4562AE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FB2BB2"/>
    <w:multiLevelType w:val="hybridMultilevel"/>
    <w:tmpl w:val="4892601C"/>
    <w:lvl w:ilvl="0" w:tplc="9B06BBE8">
      <w:start w:val="1"/>
      <w:numFmt w:val="decimal"/>
      <w:lvlText w:val="%1."/>
      <w:lvlJc w:val="left"/>
      <w:pPr>
        <w:ind w:left="720" w:hanging="360"/>
      </w:pPr>
    </w:lvl>
    <w:lvl w:ilvl="1" w:tplc="6A640FA6">
      <w:start w:val="1"/>
      <w:numFmt w:val="lowerLetter"/>
      <w:lvlText w:val="%2."/>
      <w:lvlJc w:val="left"/>
      <w:pPr>
        <w:ind w:left="1440" w:hanging="360"/>
      </w:pPr>
    </w:lvl>
    <w:lvl w:ilvl="2" w:tplc="B586771C">
      <w:start w:val="1"/>
      <w:numFmt w:val="lowerRoman"/>
      <w:lvlText w:val="%3."/>
      <w:lvlJc w:val="right"/>
      <w:pPr>
        <w:ind w:left="2160" w:hanging="180"/>
      </w:pPr>
    </w:lvl>
    <w:lvl w:ilvl="3" w:tplc="D370F6C4">
      <w:start w:val="1"/>
      <w:numFmt w:val="decimal"/>
      <w:lvlText w:val="%4."/>
      <w:lvlJc w:val="left"/>
      <w:pPr>
        <w:ind w:left="2880" w:hanging="360"/>
      </w:pPr>
    </w:lvl>
    <w:lvl w:ilvl="4" w:tplc="857206AE">
      <w:start w:val="1"/>
      <w:numFmt w:val="lowerLetter"/>
      <w:lvlText w:val="%5."/>
      <w:lvlJc w:val="left"/>
      <w:pPr>
        <w:ind w:left="3600" w:hanging="360"/>
      </w:pPr>
    </w:lvl>
    <w:lvl w:ilvl="5" w:tplc="949A535E">
      <w:start w:val="1"/>
      <w:numFmt w:val="lowerRoman"/>
      <w:lvlText w:val="%6."/>
      <w:lvlJc w:val="right"/>
      <w:pPr>
        <w:ind w:left="4320" w:hanging="180"/>
      </w:pPr>
    </w:lvl>
    <w:lvl w:ilvl="6" w:tplc="939EB43A">
      <w:start w:val="1"/>
      <w:numFmt w:val="decimal"/>
      <w:lvlText w:val="%7."/>
      <w:lvlJc w:val="left"/>
      <w:pPr>
        <w:ind w:left="5040" w:hanging="360"/>
      </w:pPr>
    </w:lvl>
    <w:lvl w:ilvl="7" w:tplc="AFBA1862">
      <w:start w:val="1"/>
      <w:numFmt w:val="lowerLetter"/>
      <w:lvlText w:val="%8."/>
      <w:lvlJc w:val="left"/>
      <w:pPr>
        <w:ind w:left="5760" w:hanging="360"/>
      </w:pPr>
    </w:lvl>
    <w:lvl w:ilvl="8" w:tplc="BF62C34C">
      <w:start w:val="1"/>
      <w:numFmt w:val="lowerRoman"/>
      <w:lvlText w:val="%9."/>
      <w:lvlJc w:val="right"/>
      <w:pPr>
        <w:ind w:left="6480" w:hanging="180"/>
      </w:pPr>
    </w:lvl>
  </w:abstractNum>
  <w:abstractNum w:abstractNumId="10" w15:restartNumberingAfterBreak="0">
    <w:nsid w:val="40194296"/>
    <w:multiLevelType w:val="hybridMultilevel"/>
    <w:tmpl w:val="48C0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00782"/>
    <w:multiLevelType w:val="hybridMultilevel"/>
    <w:tmpl w:val="FFFFFFFF"/>
    <w:lvl w:ilvl="0" w:tplc="4A8C6994">
      <w:start w:val="1"/>
      <w:numFmt w:val="decimal"/>
      <w:lvlText w:val="%1."/>
      <w:lvlJc w:val="left"/>
      <w:pPr>
        <w:ind w:left="720" w:hanging="360"/>
      </w:pPr>
    </w:lvl>
    <w:lvl w:ilvl="1" w:tplc="C7F46E74">
      <w:start w:val="1"/>
      <w:numFmt w:val="lowerLetter"/>
      <w:lvlText w:val="%2."/>
      <w:lvlJc w:val="left"/>
      <w:pPr>
        <w:ind w:left="1440" w:hanging="360"/>
      </w:pPr>
    </w:lvl>
    <w:lvl w:ilvl="2" w:tplc="F6F4AAAC">
      <w:start w:val="1"/>
      <w:numFmt w:val="lowerRoman"/>
      <w:lvlText w:val="%3."/>
      <w:lvlJc w:val="right"/>
      <w:pPr>
        <w:ind w:left="2160" w:hanging="180"/>
      </w:pPr>
    </w:lvl>
    <w:lvl w:ilvl="3" w:tplc="11CE722A">
      <w:start w:val="1"/>
      <w:numFmt w:val="decimal"/>
      <w:lvlText w:val="%4."/>
      <w:lvlJc w:val="left"/>
      <w:pPr>
        <w:ind w:left="2880" w:hanging="360"/>
      </w:pPr>
    </w:lvl>
    <w:lvl w:ilvl="4" w:tplc="230AB304">
      <w:start w:val="1"/>
      <w:numFmt w:val="lowerLetter"/>
      <w:lvlText w:val="%5."/>
      <w:lvlJc w:val="left"/>
      <w:pPr>
        <w:ind w:left="3600" w:hanging="360"/>
      </w:pPr>
    </w:lvl>
    <w:lvl w:ilvl="5" w:tplc="2BF48D16">
      <w:start w:val="1"/>
      <w:numFmt w:val="lowerRoman"/>
      <w:lvlText w:val="%6."/>
      <w:lvlJc w:val="right"/>
      <w:pPr>
        <w:ind w:left="4320" w:hanging="180"/>
      </w:pPr>
    </w:lvl>
    <w:lvl w:ilvl="6" w:tplc="FE0E1164">
      <w:start w:val="1"/>
      <w:numFmt w:val="decimal"/>
      <w:lvlText w:val="%7."/>
      <w:lvlJc w:val="left"/>
      <w:pPr>
        <w:ind w:left="5040" w:hanging="360"/>
      </w:pPr>
    </w:lvl>
    <w:lvl w:ilvl="7" w:tplc="B0F8B262">
      <w:start w:val="1"/>
      <w:numFmt w:val="lowerLetter"/>
      <w:lvlText w:val="%8."/>
      <w:lvlJc w:val="left"/>
      <w:pPr>
        <w:ind w:left="5760" w:hanging="360"/>
      </w:pPr>
    </w:lvl>
    <w:lvl w:ilvl="8" w:tplc="116CB980">
      <w:start w:val="1"/>
      <w:numFmt w:val="lowerRoman"/>
      <w:lvlText w:val="%9."/>
      <w:lvlJc w:val="right"/>
      <w:pPr>
        <w:ind w:left="6480" w:hanging="180"/>
      </w:pPr>
    </w:lvl>
  </w:abstractNum>
  <w:abstractNum w:abstractNumId="12" w15:restartNumberingAfterBreak="0">
    <w:nsid w:val="45D5E6EC"/>
    <w:multiLevelType w:val="hybridMultilevel"/>
    <w:tmpl w:val="FFFFFFFF"/>
    <w:lvl w:ilvl="0" w:tplc="8EA002A2">
      <w:start w:val="1"/>
      <w:numFmt w:val="decimal"/>
      <w:lvlText w:val="%1."/>
      <w:lvlJc w:val="left"/>
      <w:pPr>
        <w:ind w:left="720" w:hanging="360"/>
      </w:pPr>
    </w:lvl>
    <w:lvl w:ilvl="1" w:tplc="70FE3C4C">
      <w:start w:val="1"/>
      <w:numFmt w:val="lowerLetter"/>
      <w:lvlText w:val="%2."/>
      <w:lvlJc w:val="left"/>
      <w:pPr>
        <w:ind w:left="1440" w:hanging="360"/>
      </w:pPr>
    </w:lvl>
    <w:lvl w:ilvl="2" w:tplc="788E7B60">
      <w:start w:val="1"/>
      <w:numFmt w:val="lowerRoman"/>
      <w:lvlText w:val="%3."/>
      <w:lvlJc w:val="right"/>
      <w:pPr>
        <w:ind w:left="2160" w:hanging="180"/>
      </w:pPr>
    </w:lvl>
    <w:lvl w:ilvl="3" w:tplc="B9186E50">
      <w:start w:val="1"/>
      <w:numFmt w:val="decimal"/>
      <w:lvlText w:val="%4."/>
      <w:lvlJc w:val="left"/>
      <w:pPr>
        <w:ind w:left="2880" w:hanging="360"/>
      </w:pPr>
    </w:lvl>
    <w:lvl w:ilvl="4" w:tplc="51E67CCC">
      <w:start w:val="1"/>
      <w:numFmt w:val="lowerLetter"/>
      <w:lvlText w:val="%5."/>
      <w:lvlJc w:val="left"/>
      <w:pPr>
        <w:ind w:left="3600" w:hanging="360"/>
      </w:pPr>
    </w:lvl>
    <w:lvl w:ilvl="5" w:tplc="12C69C26">
      <w:start w:val="1"/>
      <w:numFmt w:val="lowerRoman"/>
      <w:lvlText w:val="%6."/>
      <w:lvlJc w:val="right"/>
      <w:pPr>
        <w:ind w:left="4320" w:hanging="180"/>
      </w:pPr>
    </w:lvl>
    <w:lvl w:ilvl="6" w:tplc="F48E7A90">
      <w:start w:val="1"/>
      <w:numFmt w:val="decimal"/>
      <w:lvlText w:val="%7."/>
      <w:lvlJc w:val="left"/>
      <w:pPr>
        <w:ind w:left="5040" w:hanging="360"/>
      </w:pPr>
    </w:lvl>
    <w:lvl w:ilvl="7" w:tplc="48901E4A">
      <w:start w:val="1"/>
      <w:numFmt w:val="lowerLetter"/>
      <w:lvlText w:val="%8."/>
      <w:lvlJc w:val="left"/>
      <w:pPr>
        <w:ind w:left="5760" w:hanging="360"/>
      </w:pPr>
    </w:lvl>
    <w:lvl w:ilvl="8" w:tplc="81B6BB30">
      <w:start w:val="1"/>
      <w:numFmt w:val="lowerRoman"/>
      <w:lvlText w:val="%9."/>
      <w:lvlJc w:val="right"/>
      <w:pPr>
        <w:ind w:left="6480" w:hanging="180"/>
      </w:pPr>
    </w:lvl>
  </w:abstractNum>
  <w:abstractNum w:abstractNumId="13" w15:restartNumberingAfterBreak="0">
    <w:nsid w:val="478278F6"/>
    <w:multiLevelType w:val="multilevel"/>
    <w:tmpl w:val="8B363B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F35EFB"/>
    <w:multiLevelType w:val="hybridMultilevel"/>
    <w:tmpl w:val="2A52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6E3FDD"/>
    <w:multiLevelType w:val="hybridMultilevel"/>
    <w:tmpl w:val="5848265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DAC3820">
      <w:start w:val="19"/>
      <w:numFmt w:val="bullet"/>
      <w:lvlText w:val=""/>
      <w:lvlJc w:val="left"/>
      <w:pPr>
        <w:ind w:left="2160" w:hanging="360"/>
      </w:pPr>
      <w:rPr>
        <w:rFonts w:ascii="Wingdings" w:eastAsiaTheme="minorHAnsi" w:hAnsi="Wingdings" w:cstheme="minorHAns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28542C"/>
    <w:multiLevelType w:val="hybridMultilevel"/>
    <w:tmpl w:val="563E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291828"/>
    <w:multiLevelType w:val="multilevel"/>
    <w:tmpl w:val="518CDF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172C43"/>
    <w:multiLevelType w:val="hybridMultilevel"/>
    <w:tmpl w:val="B246C688"/>
    <w:lvl w:ilvl="0" w:tplc="669833D4">
      <w:numFmt w:val="bullet"/>
      <w:lvlText w:val=""/>
      <w:lvlJc w:val="left"/>
      <w:pPr>
        <w:ind w:left="356" w:hanging="360"/>
      </w:pPr>
      <w:rPr>
        <w:rFonts w:ascii="Wingdings" w:eastAsia="Times New Roman" w:hAnsi="Wingdings" w:cstheme="minorHAnsi" w:hint="default"/>
        <w:color w:val="000000" w:themeColor="text1"/>
      </w:rPr>
    </w:lvl>
    <w:lvl w:ilvl="1" w:tplc="04090003" w:tentative="1">
      <w:start w:val="1"/>
      <w:numFmt w:val="bullet"/>
      <w:lvlText w:val="o"/>
      <w:lvlJc w:val="left"/>
      <w:pPr>
        <w:ind w:left="1076" w:hanging="360"/>
      </w:pPr>
      <w:rPr>
        <w:rFonts w:ascii="Courier New" w:hAnsi="Courier New" w:cs="Courier New" w:hint="default"/>
      </w:rPr>
    </w:lvl>
    <w:lvl w:ilvl="2" w:tplc="04090005" w:tentative="1">
      <w:start w:val="1"/>
      <w:numFmt w:val="bullet"/>
      <w:lvlText w:val=""/>
      <w:lvlJc w:val="left"/>
      <w:pPr>
        <w:ind w:left="1796" w:hanging="360"/>
      </w:pPr>
      <w:rPr>
        <w:rFonts w:ascii="Wingdings" w:hAnsi="Wingdings" w:hint="default"/>
      </w:rPr>
    </w:lvl>
    <w:lvl w:ilvl="3" w:tplc="04090001" w:tentative="1">
      <w:start w:val="1"/>
      <w:numFmt w:val="bullet"/>
      <w:lvlText w:val=""/>
      <w:lvlJc w:val="left"/>
      <w:pPr>
        <w:ind w:left="2516" w:hanging="360"/>
      </w:pPr>
      <w:rPr>
        <w:rFonts w:ascii="Symbol" w:hAnsi="Symbol" w:hint="default"/>
      </w:rPr>
    </w:lvl>
    <w:lvl w:ilvl="4" w:tplc="04090003" w:tentative="1">
      <w:start w:val="1"/>
      <w:numFmt w:val="bullet"/>
      <w:lvlText w:val="o"/>
      <w:lvlJc w:val="left"/>
      <w:pPr>
        <w:ind w:left="3236" w:hanging="360"/>
      </w:pPr>
      <w:rPr>
        <w:rFonts w:ascii="Courier New" w:hAnsi="Courier New" w:cs="Courier New" w:hint="default"/>
      </w:rPr>
    </w:lvl>
    <w:lvl w:ilvl="5" w:tplc="04090005" w:tentative="1">
      <w:start w:val="1"/>
      <w:numFmt w:val="bullet"/>
      <w:lvlText w:val=""/>
      <w:lvlJc w:val="left"/>
      <w:pPr>
        <w:ind w:left="3956" w:hanging="360"/>
      </w:pPr>
      <w:rPr>
        <w:rFonts w:ascii="Wingdings" w:hAnsi="Wingdings" w:hint="default"/>
      </w:rPr>
    </w:lvl>
    <w:lvl w:ilvl="6" w:tplc="04090001" w:tentative="1">
      <w:start w:val="1"/>
      <w:numFmt w:val="bullet"/>
      <w:lvlText w:val=""/>
      <w:lvlJc w:val="left"/>
      <w:pPr>
        <w:ind w:left="4676" w:hanging="360"/>
      </w:pPr>
      <w:rPr>
        <w:rFonts w:ascii="Symbol" w:hAnsi="Symbol" w:hint="default"/>
      </w:rPr>
    </w:lvl>
    <w:lvl w:ilvl="7" w:tplc="04090003" w:tentative="1">
      <w:start w:val="1"/>
      <w:numFmt w:val="bullet"/>
      <w:lvlText w:val="o"/>
      <w:lvlJc w:val="left"/>
      <w:pPr>
        <w:ind w:left="5396" w:hanging="360"/>
      </w:pPr>
      <w:rPr>
        <w:rFonts w:ascii="Courier New" w:hAnsi="Courier New" w:cs="Courier New" w:hint="default"/>
      </w:rPr>
    </w:lvl>
    <w:lvl w:ilvl="8" w:tplc="04090005" w:tentative="1">
      <w:start w:val="1"/>
      <w:numFmt w:val="bullet"/>
      <w:lvlText w:val=""/>
      <w:lvlJc w:val="left"/>
      <w:pPr>
        <w:ind w:left="6116" w:hanging="360"/>
      </w:pPr>
      <w:rPr>
        <w:rFonts w:ascii="Wingdings" w:hAnsi="Wingdings" w:hint="default"/>
      </w:rPr>
    </w:lvl>
  </w:abstractNum>
  <w:abstractNum w:abstractNumId="19" w15:restartNumberingAfterBreak="0">
    <w:nsid w:val="6F170B2A"/>
    <w:multiLevelType w:val="hybridMultilevel"/>
    <w:tmpl w:val="E444C9D6"/>
    <w:lvl w:ilvl="0" w:tplc="EF02B838">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E62788"/>
    <w:multiLevelType w:val="hybridMultilevel"/>
    <w:tmpl w:val="FFFFFFFF"/>
    <w:lvl w:ilvl="0" w:tplc="FFFFFFFF">
      <w:start w:val="1"/>
      <w:numFmt w:val="decimal"/>
      <w:lvlText w:val="%1."/>
      <w:lvlJc w:val="left"/>
      <w:pPr>
        <w:ind w:left="720" w:hanging="360"/>
      </w:pPr>
    </w:lvl>
    <w:lvl w:ilvl="1" w:tplc="16B09F9E">
      <w:start w:val="1"/>
      <w:numFmt w:val="lowerLetter"/>
      <w:lvlText w:val="%2."/>
      <w:lvlJc w:val="left"/>
      <w:pPr>
        <w:ind w:left="1440" w:hanging="360"/>
      </w:pPr>
    </w:lvl>
    <w:lvl w:ilvl="2" w:tplc="DADCB716">
      <w:start w:val="1"/>
      <w:numFmt w:val="lowerRoman"/>
      <w:lvlText w:val="%3."/>
      <w:lvlJc w:val="right"/>
      <w:pPr>
        <w:ind w:left="2160" w:hanging="180"/>
      </w:pPr>
    </w:lvl>
    <w:lvl w:ilvl="3" w:tplc="39365A74">
      <w:start w:val="1"/>
      <w:numFmt w:val="decimal"/>
      <w:lvlText w:val="%4."/>
      <w:lvlJc w:val="left"/>
      <w:pPr>
        <w:ind w:left="2880" w:hanging="360"/>
      </w:pPr>
    </w:lvl>
    <w:lvl w:ilvl="4" w:tplc="78ACCF58">
      <w:start w:val="1"/>
      <w:numFmt w:val="lowerLetter"/>
      <w:lvlText w:val="%5."/>
      <w:lvlJc w:val="left"/>
      <w:pPr>
        <w:ind w:left="3600" w:hanging="360"/>
      </w:pPr>
    </w:lvl>
    <w:lvl w:ilvl="5" w:tplc="E2021A5A">
      <w:start w:val="1"/>
      <w:numFmt w:val="lowerRoman"/>
      <w:lvlText w:val="%6."/>
      <w:lvlJc w:val="right"/>
      <w:pPr>
        <w:ind w:left="4320" w:hanging="180"/>
      </w:pPr>
    </w:lvl>
    <w:lvl w:ilvl="6" w:tplc="6998788C">
      <w:start w:val="1"/>
      <w:numFmt w:val="decimal"/>
      <w:lvlText w:val="%7."/>
      <w:lvlJc w:val="left"/>
      <w:pPr>
        <w:ind w:left="5040" w:hanging="360"/>
      </w:pPr>
    </w:lvl>
    <w:lvl w:ilvl="7" w:tplc="1A26AE60">
      <w:start w:val="1"/>
      <w:numFmt w:val="lowerLetter"/>
      <w:lvlText w:val="%8."/>
      <w:lvlJc w:val="left"/>
      <w:pPr>
        <w:ind w:left="5760" w:hanging="360"/>
      </w:pPr>
    </w:lvl>
    <w:lvl w:ilvl="8" w:tplc="3BDCC94A">
      <w:start w:val="1"/>
      <w:numFmt w:val="lowerRoman"/>
      <w:lvlText w:val="%9."/>
      <w:lvlJc w:val="right"/>
      <w:pPr>
        <w:ind w:left="6480" w:hanging="180"/>
      </w:pPr>
    </w:lvl>
  </w:abstractNum>
  <w:abstractNum w:abstractNumId="21" w15:restartNumberingAfterBreak="0">
    <w:nsid w:val="713C6BF1"/>
    <w:multiLevelType w:val="hybridMultilevel"/>
    <w:tmpl w:val="A3F22B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7550E3"/>
    <w:multiLevelType w:val="hybridMultilevel"/>
    <w:tmpl w:val="5E5699EA"/>
    <w:lvl w:ilvl="0" w:tplc="0710466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56393C"/>
    <w:multiLevelType w:val="hybridMultilevel"/>
    <w:tmpl w:val="0500445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0E7D6A"/>
    <w:multiLevelType w:val="multilevel"/>
    <w:tmpl w:val="38EC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275554">
    <w:abstractNumId w:val="9"/>
  </w:num>
  <w:num w:numId="2" w16cid:durableId="682978443">
    <w:abstractNumId w:val="0"/>
  </w:num>
  <w:num w:numId="3" w16cid:durableId="189997388">
    <w:abstractNumId w:val="12"/>
  </w:num>
  <w:num w:numId="4" w16cid:durableId="988217526">
    <w:abstractNumId w:val="20"/>
  </w:num>
  <w:num w:numId="5" w16cid:durableId="1282151195">
    <w:abstractNumId w:val="11"/>
  </w:num>
  <w:num w:numId="6" w16cid:durableId="1544443852">
    <w:abstractNumId w:val="24"/>
  </w:num>
  <w:num w:numId="7" w16cid:durableId="860826385">
    <w:abstractNumId w:val="16"/>
  </w:num>
  <w:num w:numId="8" w16cid:durableId="185024348">
    <w:abstractNumId w:val="15"/>
  </w:num>
  <w:num w:numId="9" w16cid:durableId="1391078756">
    <w:abstractNumId w:val="10"/>
  </w:num>
  <w:num w:numId="10" w16cid:durableId="901216496">
    <w:abstractNumId w:val="14"/>
  </w:num>
  <w:num w:numId="11" w16cid:durableId="123043384">
    <w:abstractNumId w:val="5"/>
  </w:num>
  <w:num w:numId="12" w16cid:durableId="999845969">
    <w:abstractNumId w:val="21"/>
  </w:num>
  <w:num w:numId="13" w16cid:durableId="376588743">
    <w:abstractNumId w:val="18"/>
  </w:num>
  <w:num w:numId="14" w16cid:durableId="1052463877">
    <w:abstractNumId w:val="3"/>
  </w:num>
  <w:num w:numId="15" w16cid:durableId="1104111144">
    <w:abstractNumId w:val="22"/>
  </w:num>
  <w:num w:numId="16" w16cid:durableId="1389037488">
    <w:abstractNumId w:val="17"/>
  </w:num>
  <w:num w:numId="17" w16cid:durableId="279072660">
    <w:abstractNumId w:val="2"/>
  </w:num>
  <w:num w:numId="18" w16cid:durableId="1167401565">
    <w:abstractNumId w:val="1"/>
  </w:num>
  <w:num w:numId="19" w16cid:durableId="259408695">
    <w:abstractNumId w:val="6"/>
  </w:num>
  <w:num w:numId="20" w16cid:durableId="1037966339">
    <w:abstractNumId w:val="19"/>
  </w:num>
  <w:num w:numId="21" w16cid:durableId="122894717">
    <w:abstractNumId w:val="6"/>
    <w:lvlOverride w:ilvl="0">
      <w:startOverride w:val="1"/>
    </w:lvlOverride>
  </w:num>
  <w:num w:numId="22" w16cid:durableId="1539925163">
    <w:abstractNumId w:val="13"/>
  </w:num>
  <w:num w:numId="23" w16cid:durableId="9607672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8049835">
    <w:abstractNumId w:val="23"/>
  </w:num>
  <w:num w:numId="25" w16cid:durableId="1634168875">
    <w:abstractNumId w:val="7"/>
  </w:num>
  <w:num w:numId="26" w16cid:durableId="304550321">
    <w:abstractNumId w:val="8"/>
  </w:num>
  <w:num w:numId="27" w16cid:durableId="11301286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evin Hoeffner">
    <w15:presenceInfo w15:providerId="AD" w15:userId="S-1-5-21-404347724-751450162-1519480048-2124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33"/>
    <w:rsid w:val="00001824"/>
    <w:rsid w:val="0000187D"/>
    <w:rsid w:val="00002410"/>
    <w:rsid w:val="00003B29"/>
    <w:rsid w:val="00004B62"/>
    <w:rsid w:val="00006699"/>
    <w:rsid w:val="00007157"/>
    <w:rsid w:val="000077ED"/>
    <w:rsid w:val="00007CA3"/>
    <w:rsid w:val="000108C2"/>
    <w:rsid w:val="00010F57"/>
    <w:rsid w:val="00012A0C"/>
    <w:rsid w:val="000138EE"/>
    <w:rsid w:val="00013F03"/>
    <w:rsid w:val="00014902"/>
    <w:rsid w:val="000155FD"/>
    <w:rsid w:val="00015EF3"/>
    <w:rsid w:val="00016B1F"/>
    <w:rsid w:val="00016C8B"/>
    <w:rsid w:val="00017498"/>
    <w:rsid w:val="000174A7"/>
    <w:rsid w:val="000176D9"/>
    <w:rsid w:val="00017C26"/>
    <w:rsid w:val="0002155E"/>
    <w:rsid w:val="000229BB"/>
    <w:rsid w:val="00025148"/>
    <w:rsid w:val="000251AD"/>
    <w:rsid w:val="0002641B"/>
    <w:rsid w:val="000265D2"/>
    <w:rsid w:val="00026646"/>
    <w:rsid w:val="00026FD6"/>
    <w:rsid w:val="00027F3D"/>
    <w:rsid w:val="00027F3E"/>
    <w:rsid w:val="00030339"/>
    <w:rsid w:val="00030A75"/>
    <w:rsid w:val="00031D27"/>
    <w:rsid w:val="00032138"/>
    <w:rsid w:val="00032421"/>
    <w:rsid w:val="0003368E"/>
    <w:rsid w:val="00034418"/>
    <w:rsid w:val="00034BB2"/>
    <w:rsid w:val="000351DD"/>
    <w:rsid w:val="00037114"/>
    <w:rsid w:val="00037192"/>
    <w:rsid w:val="00037CC8"/>
    <w:rsid w:val="0004191D"/>
    <w:rsid w:val="00041C2A"/>
    <w:rsid w:val="000440AF"/>
    <w:rsid w:val="000443E1"/>
    <w:rsid w:val="00047CE6"/>
    <w:rsid w:val="000502D8"/>
    <w:rsid w:val="0005043A"/>
    <w:rsid w:val="00050973"/>
    <w:rsid w:val="000513C0"/>
    <w:rsid w:val="00051F5C"/>
    <w:rsid w:val="00052066"/>
    <w:rsid w:val="00052295"/>
    <w:rsid w:val="000533A0"/>
    <w:rsid w:val="00054B67"/>
    <w:rsid w:val="00055A47"/>
    <w:rsid w:val="00055E3C"/>
    <w:rsid w:val="00056587"/>
    <w:rsid w:val="00056D57"/>
    <w:rsid w:val="00057429"/>
    <w:rsid w:val="0006033C"/>
    <w:rsid w:val="000612A9"/>
    <w:rsid w:val="000620DB"/>
    <w:rsid w:val="000622D0"/>
    <w:rsid w:val="000629DB"/>
    <w:rsid w:val="00063175"/>
    <w:rsid w:val="00064238"/>
    <w:rsid w:val="00066BC8"/>
    <w:rsid w:val="00066EAF"/>
    <w:rsid w:val="00070335"/>
    <w:rsid w:val="000712DC"/>
    <w:rsid w:val="00071AB8"/>
    <w:rsid w:val="00071C7C"/>
    <w:rsid w:val="000724FF"/>
    <w:rsid w:val="000727D2"/>
    <w:rsid w:val="00073B68"/>
    <w:rsid w:val="00073E34"/>
    <w:rsid w:val="00075631"/>
    <w:rsid w:val="000759F2"/>
    <w:rsid w:val="000761B8"/>
    <w:rsid w:val="0007748E"/>
    <w:rsid w:val="00077A3A"/>
    <w:rsid w:val="00080C76"/>
    <w:rsid w:val="00081563"/>
    <w:rsid w:val="00081B23"/>
    <w:rsid w:val="00082771"/>
    <w:rsid w:val="00082950"/>
    <w:rsid w:val="00083226"/>
    <w:rsid w:val="00084EC6"/>
    <w:rsid w:val="000850FB"/>
    <w:rsid w:val="00086535"/>
    <w:rsid w:val="00086C33"/>
    <w:rsid w:val="00086F5B"/>
    <w:rsid w:val="0009239A"/>
    <w:rsid w:val="0009263C"/>
    <w:rsid w:val="0009282A"/>
    <w:rsid w:val="00092D03"/>
    <w:rsid w:val="00092D53"/>
    <w:rsid w:val="000930F1"/>
    <w:rsid w:val="00093B9E"/>
    <w:rsid w:val="00095F40"/>
    <w:rsid w:val="000974FE"/>
    <w:rsid w:val="00097E49"/>
    <w:rsid w:val="000A0DCB"/>
    <w:rsid w:val="000A3B00"/>
    <w:rsid w:val="000A3F95"/>
    <w:rsid w:val="000A6444"/>
    <w:rsid w:val="000A64C9"/>
    <w:rsid w:val="000A64FA"/>
    <w:rsid w:val="000A6802"/>
    <w:rsid w:val="000A6C92"/>
    <w:rsid w:val="000A7065"/>
    <w:rsid w:val="000B0D06"/>
    <w:rsid w:val="000B0E88"/>
    <w:rsid w:val="000B30E5"/>
    <w:rsid w:val="000B3960"/>
    <w:rsid w:val="000B488A"/>
    <w:rsid w:val="000B515B"/>
    <w:rsid w:val="000B52B0"/>
    <w:rsid w:val="000B54FE"/>
    <w:rsid w:val="000B5F03"/>
    <w:rsid w:val="000B62AA"/>
    <w:rsid w:val="000B63A3"/>
    <w:rsid w:val="000B6444"/>
    <w:rsid w:val="000B6AB8"/>
    <w:rsid w:val="000B6D10"/>
    <w:rsid w:val="000B6D79"/>
    <w:rsid w:val="000B7C11"/>
    <w:rsid w:val="000C090D"/>
    <w:rsid w:val="000C0C4F"/>
    <w:rsid w:val="000C2065"/>
    <w:rsid w:val="000C313A"/>
    <w:rsid w:val="000C3BD1"/>
    <w:rsid w:val="000C44B3"/>
    <w:rsid w:val="000C4B96"/>
    <w:rsid w:val="000C5A1C"/>
    <w:rsid w:val="000C6F6B"/>
    <w:rsid w:val="000C76CF"/>
    <w:rsid w:val="000D0461"/>
    <w:rsid w:val="000D1435"/>
    <w:rsid w:val="000D1774"/>
    <w:rsid w:val="000D17DC"/>
    <w:rsid w:val="000D33B5"/>
    <w:rsid w:val="000D3402"/>
    <w:rsid w:val="000D352D"/>
    <w:rsid w:val="000D3A42"/>
    <w:rsid w:val="000D3DFA"/>
    <w:rsid w:val="000D3E86"/>
    <w:rsid w:val="000D401F"/>
    <w:rsid w:val="000D65B5"/>
    <w:rsid w:val="000D6FC0"/>
    <w:rsid w:val="000D718F"/>
    <w:rsid w:val="000D7936"/>
    <w:rsid w:val="000D7BAA"/>
    <w:rsid w:val="000E04CD"/>
    <w:rsid w:val="000E0B7D"/>
    <w:rsid w:val="000E15EF"/>
    <w:rsid w:val="000E17C2"/>
    <w:rsid w:val="000E3E13"/>
    <w:rsid w:val="000E3E30"/>
    <w:rsid w:val="000E4688"/>
    <w:rsid w:val="000E47CF"/>
    <w:rsid w:val="000E5A2D"/>
    <w:rsid w:val="000E616D"/>
    <w:rsid w:val="000E6B69"/>
    <w:rsid w:val="000E6FCF"/>
    <w:rsid w:val="000E71BE"/>
    <w:rsid w:val="000E7FCE"/>
    <w:rsid w:val="000F0130"/>
    <w:rsid w:val="000F07D4"/>
    <w:rsid w:val="000F0CA1"/>
    <w:rsid w:val="000F118D"/>
    <w:rsid w:val="000F1307"/>
    <w:rsid w:val="000F1B3A"/>
    <w:rsid w:val="000F2845"/>
    <w:rsid w:val="000F30EE"/>
    <w:rsid w:val="000F344C"/>
    <w:rsid w:val="000F3726"/>
    <w:rsid w:val="000F3EC6"/>
    <w:rsid w:val="000F3F10"/>
    <w:rsid w:val="000F4496"/>
    <w:rsid w:val="000F4566"/>
    <w:rsid w:val="000F4FC8"/>
    <w:rsid w:val="000F51B5"/>
    <w:rsid w:val="000F5430"/>
    <w:rsid w:val="000F56FE"/>
    <w:rsid w:val="000F61D9"/>
    <w:rsid w:val="000F6C9D"/>
    <w:rsid w:val="000F79B8"/>
    <w:rsid w:val="000F7A4F"/>
    <w:rsid w:val="000F7EF3"/>
    <w:rsid w:val="0010034A"/>
    <w:rsid w:val="00101C00"/>
    <w:rsid w:val="00102D1F"/>
    <w:rsid w:val="001030F3"/>
    <w:rsid w:val="00103C4D"/>
    <w:rsid w:val="00103C88"/>
    <w:rsid w:val="00104656"/>
    <w:rsid w:val="0010513C"/>
    <w:rsid w:val="00106368"/>
    <w:rsid w:val="00107721"/>
    <w:rsid w:val="001107E4"/>
    <w:rsid w:val="001107F9"/>
    <w:rsid w:val="0011095C"/>
    <w:rsid w:val="00110ED3"/>
    <w:rsid w:val="001110B9"/>
    <w:rsid w:val="00111F5A"/>
    <w:rsid w:val="0011285E"/>
    <w:rsid w:val="00114201"/>
    <w:rsid w:val="00114542"/>
    <w:rsid w:val="00114A02"/>
    <w:rsid w:val="001159AF"/>
    <w:rsid w:val="00120D40"/>
    <w:rsid w:val="00122CC4"/>
    <w:rsid w:val="001234DD"/>
    <w:rsid w:val="00124603"/>
    <w:rsid w:val="0012533C"/>
    <w:rsid w:val="001257B7"/>
    <w:rsid w:val="00125F44"/>
    <w:rsid w:val="00130330"/>
    <w:rsid w:val="00130E10"/>
    <w:rsid w:val="0013211A"/>
    <w:rsid w:val="00133883"/>
    <w:rsid w:val="00134003"/>
    <w:rsid w:val="001342B8"/>
    <w:rsid w:val="00134A56"/>
    <w:rsid w:val="00134E88"/>
    <w:rsid w:val="001350EC"/>
    <w:rsid w:val="001354A3"/>
    <w:rsid w:val="0013560B"/>
    <w:rsid w:val="001358AD"/>
    <w:rsid w:val="001365E0"/>
    <w:rsid w:val="00136642"/>
    <w:rsid w:val="00136D53"/>
    <w:rsid w:val="00136F27"/>
    <w:rsid w:val="00137779"/>
    <w:rsid w:val="00137CCF"/>
    <w:rsid w:val="0014146F"/>
    <w:rsid w:val="00141997"/>
    <w:rsid w:val="00143CEF"/>
    <w:rsid w:val="00143D47"/>
    <w:rsid w:val="00143D9B"/>
    <w:rsid w:val="00144880"/>
    <w:rsid w:val="0014508A"/>
    <w:rsid w:val="001457A4"/>
    <w:rsid w:val="00145807"/>
    <w:rsid w:val="001458DF"/>
    <w:rsid w:val="00146223"/>
    <w:rsid w:val="001465D2"/>
    <w:rsid w:val="00147A26"/>
    <w:rsid w:val="00147FB9"/>
    <w:rsid w:val="00150464"/>
    <w:rsid w:val="001506F6"/>
    <w:rsid w:val="00150BBB"/>
    <w:rsid w:val="00150CAD"/>
    <w:rsid w:val="00150E4B"/>
    <w:rsid w:val="0015145D"/>
    <w:rsid w:val="001516AC"/>
    <w:rsid w:val="00151A54"/>
    <w:rsid w:val="00152115"/>
    <w:rsid w:val="0015219B"/>
    <w:rsid w:val="00152364"/>
    <w:rsid w:val="00153264"/>
    <w:rsid w:val="0015330A"/>
    <w:rsid w:val="001539CC"/>
    <w:rsid w:val="00156599"/>
    <w:rsid w:val="00156815"/>
    <w:rsid w:val="00157C77"/>
    <w:rsid w:val="0016041B"/>
    <w:rsid w:val="00162507"/>
    <w:rsid w:val="001627F0"/>
    <w:rsid w:val="00163626"/>
    <w:rsid w:val="00164680"/>
    <w:rsid w:val="00164953"/>
    <w:rsid w:val="0016557F"/>
    <w:rsid w:val="0016588A"/>
    <w:rsid w:val="0016610B"/>
    <w:rsid w:val="00166853"/>
    <w:rsid w:val="00167734"/>
    <w:rsid w:val="00170DF4"/>
    <w:rsid w:val="0017148D"/>
    <w:rsid w:val="00172BA3"/>
    <w:rsid w:val="00172C1D"/>
    <w:rsid w:val="001767BF"/>
    <w:rsid w:val="00177538"/>
    <w:rsid w:val="0017765C"/>
    <w:rsid w:val="00177670"/>
    <w:rsid w:val="00180341"/>
    <w:rsid w:val="001805C3"/>
    <w:rsid w:val="00180BBE"/>
    <w:rsid w:val="00181E88"/>
    <w:rsid w:val="001824E2"/>
    <w:rsid w:val="001834E6"/>
    <w:rsid w:val="0018352E"/>
    <w:rsid w:val="001835D2"/>
    <w:rsid w:val="0018392A"/>
    <w:rsid w:val="001843F0"/>
    <w:rsid w:val="001855CD"/>
    <w:rsid w:val="00186688"/>
    <w:rsid w:val="0018724D"/>
    <w:rsid w:val="00187640"/>
    <w:rsid w:val="00187B48"/>
    <w:rsid w:val="0019030E"/>
    <w:rsid w:val="001903AD"/>
    <w:rsid w:val="001913D9"/>
    <w:rsid w:val="001919AC"/>
    <w:rsid w:val="00191BF3"/>
    <w:rsid w:val="00192DF3"/>
    <w:rsid w:val="0019354C"/>
    <w:rsid w:val="00194637"/>
    <w:rsid w:val="00194E9C"/>
    <w:rsid w:val="001955F7"/>
    <w:rsid w:val="001959C5"/>
    <w:rsid w:val="00195AA0"/>
    <w:rsid w:val="00196A83"/>
    <w:rsid w:val="00197F9E"/>
    <w:rsid w:val="001A1A39"/>
    <w:rsid w:val="001A1BC8"/>
    <w:rsid w:val="001A204C"/>
    <w:rsid w:val="001A2660"/>
    <w:rsid w:val="001A2726"/>
    <w:rsid w:val="001A278A"/>
    <w:rsid w:val="001A306B"/>
    <w:rsid w:val="001A36FE"/>
    <w:rsid w:val="001A37C3"/>
    <w:rsid w:val="001A4703"/>
    <w:rsid w:val="001A4812"/>
    <w:rsid w:val="001A5B5C"/>
    <w:rsid w:val="001A5CB2"/>
    <w:rsid w:val="001A5EC3"/>
    <w:rsid w:val="001A6574"/>
    <w:rsid w:val="001A65B3"/>
    <w:rsid w:val="001A6907"/>
    <w:rsid w:val="001B04A3"/>
    <w:rsid w:val="001B05B6"/>
    <w:rsid w:val="001B241A"/>
    <w:rsid w:val="001B381B"/>
    <w:rsid w:val="001B4D44"/>
    <w:rsid w:val="001B56F7"/>
    <w:rsid w:val="001B5A14"/>
    <w:rsid w:val="001B6322"/>
    <w:rsid w:val="001B6BF0"/>
    <w:rsid w:val="001C0815"/>
    <w:rsid w:val="001C0A91"/>
    <w:rsid w:val="001C0C72"/>
    <w:rsid w:val="001C1E15"/>
    <w:rsid w:val="001C25A6"/>
    <w:rsid w:val="001C28E8"/>
    <w:rsid w:val="001C3B36"/>
    <w:rsid w:val="001C44EA"/>
    <w:rsid w:val="001C4B1B"/>
    <w:rsid w:val="001C6455"/>
    <w:rsid w:val="001D0B07"/>
    <w:rsid w:val="001D0F08"/>
    <w:rsid w:val="001D1076"/>
    <w:rsid w:val="001D1C38"/>
    <w:rsid w:val="001D1CE6"/>
    <w:rsid w:val="001D302C"/>
    <w:rsid w:val="001D3071"/>
    <w:rsid w:val="001D3295"/>
    <w:rsid w:val="001D41D7"/>
    <w:rsid w:val="001D4F0D"/>
    <w:rsid w:val="001D67CE"/>
    <w:rsid w:val="001D689A"/>
    <w:rsid w:val="001D6A85"/>
    <w:rsid w:val="001D6F9A"/>
    <w:rsid w:val="001D782A"/>
    <w:rsid w:val="001D78B6"/>
    <w:rsid w:val="001E0996"/>
    <w:rsid w:val="001E0EA8"/>
    <w:rsid w:val="001E12AE"/>
    <w:rsid w:val="001E21E8"/>
    <w:rsid w:val="001E2243"/>
    <w:rsid w:val="001E2CDB"/>
    <w:rsid w:val="001E2E68"/>
    <w:rsid w:val="001E43CD"/>
    <w:rsid w:val="001E493A"/>
    <w:rsid w:val="001E4D76"/>
    <w:rsid w:val="001E529D"/>
    <w:rsid w:val="001E5549"/>
    <w:rsid w:val="001E5AC6"/>
    <w:rsid w:val="001E7301"/>
    <w:rsid w:val="001E76F9"/>
    <w:rsid w:val="001E77D4"/>
    <w:rsid w:val="001F012E"/>
    <w:rsid w:val="001F1AF5"/>
    <w:rsid w:val="001F1D88"/>
    <w:rsid w:val="001F2340"/>
    <w:rsid w:val="001F23FA"/>
    <w:rsid w:val="001F27C5"/>
    <w:rsid w:val="001F2FE2"/>
    <w:rsid w:val="001F340A"/>
    <w:rsid w:val="001F356F"/>
    <w:rsid w:val="001F4621"/>
    <w:rsid w:val="001F4687"/>
    <w:rsid w:val="001F5A25"/>
    <w:rsid w:val="001F6004"/>
    <w:rsid w:val="001F6233"/>
    <w:rsid w:val="001F6747"/>
    <w:rsid w:val="001F6E34"/>
    <w:rsid w:val="001F7303"/>
    <w:rsid w:val="001F7861"/>
    <w:rsid w:val="001F7AA1"/>
    <w:rsid w:val="001F7BBB"/>
    <w:rsid w:val="002008FD"/>
    <w:rsid w:val="00202263"/>
    <w:rsid w:val="0020322D"/>
    <w:rsid w:val="0020335A"/>
    <w:rsid w:val="00203B61"/>
    <w:rsid w:val="002040FA"/>
    <w:rsid w:val="002053C1"/>
    <w:rsid w:val="00207F79"/>
    <w:rsid w:val="002103E1"/>
    <w:rsid w:val="00210F19"/>
    <w:rsid w:val="00212FF3"/>
    <w:rsid w:val="002135ED"/>
    <w:rsid w:val="00213AB8"/>
    <w:rsid w:val="00213B25"/>
    <w:rsid w:val="00214896"/>
    <w:rsid w:val="002151C4"/>
    <w:rsid w:val="00215361"/>
    <w:rsid w:val="00215EC4"/>
    <w:rsid w:val="002177E0"/>
    <w:rsid w:val="00217A87"/>
    <w:rsid w:val="0022108A"/>
    <w:rsid w:val="00221221"/>
    <w:rsid w:val="00221E80"/>
    <w:rsid w:val="002243CE"/>
    <w:rsid w:val="00224CEC"/>
    <w:rsid w:val="002250C0"/>
    <w:rsid w:val="00225250"/>
    <w:rsid w:val="0022608F"/>
    <w:rsid w:val="0022695B"/>
    <w:rsid w:val="00227C55"/>
    <w:rsid w:val="00227CFA"/>
    <w:rsid w:val="0023174F"/>
    <w:rsid w:val="002318CE"/>
    <w:rsid w:val="00231FBC"/>
    <w:rsid w:val="0023209B"/>
    <w:rsid w:val="00232591"/>
    <w:rsid w:val="00232F2A"/>
    <w:rsid w:val="002335B2"/>
    <w:rsid w:val="00233D90"/>
    <w:rsid w:val="002363A0"/>
    <w:rsid w:val="0023691F"/>
    <w:rsid w:val="00237193"/>
    <w:rsid w:val="002401FE"/>
    <w:rsid w:val="00241C53"/>
    <w:rsid w:val="00242891"/>
    <w:rsid w:val="00242DFA"/>
    <w:rsid w:val="00243485"/>
    <w:rsid w:val="002439CC"/>
    <w:rsid w:val="002443E4"/>
    <w:rsid w:val="0024475C"/>
    <w:rsid w:val="00245B34"/>
    <w:rsid w:val="002475C3"/>
    <w:rsid w:val="00247764"/>
    <w:rsid w:val="00250B20"/>
    <w:rsid w:val="002521B2"/>
    <w:rsid w:val="00252E56"/>
    <w:rsid w:val="002555C7"/>
    <w:rsid w:val="002556B4"/>
    <w:rsid w:val="00256B73"/>
    <w:rsid w:val="00257128"/>
    <w:rsid w:val="00257B22"/>
    <w:rsid w:val="00263CF4"/>
    <w:rsid w:val="00265163"/>
    <w:rsid w:val="00265916"/>
    <w:rsid w:val="002659EB"/>
    <w:rsid w:val="00267F3C"/>
    <w:rsid w:val="002701BB"/>
    <w:rsid w:val="00270261"/>
    <w:rsid w:val="00270882"/>
    <w:rsid w:val="00271799"/>
    <w:rsid w:val="00272BCF"/>
    <w:rsid w:val="00272F5C"/>
    <w:rsid w:val="002738AE"/>
    <w:rsid w:val="00274D79"/>
    <w:rsid w:val="00274E45"/>
    <w:rsid w:val="002751BA"/>
    <w:rsid w:val="0027667E"/>
    <w:rsid w:val="00276F76"/>
    <w:rsid w:val="00277A28"/>
    <w:rsid w:val="00280566"/>
    <w:rsid w:val="00280914"/>
    <w:rsid w:val="00280FA4"/>
    <w:rsid w:val="002814DA"/>
    <w:rsid w:val="0028207E"/>
    <w:rsid w:val="00282225"/>
    <w:rsid w:val="00282C5B"/>
    <w:rsid w:val="00282FBC"/>
    <w:rsid w:val="002839FD"/>
    <w:rsid w:val="00284110"/>
    <w:rsid w:val="002847F4"/>
    <w:rsid w:val="0028692B"/>
    <w:rsid w:val="002878AB"/>
    <w:rsid w:val="00287974"/>
    <w:rsid w:val="0029004C"/>
    <w:rsid w:val="002919ED"/>
    <w:rsid w:val="00291ACA"/>
    <w:rsid w:val="00291B38"/>
    <w:rsid w:val="002922C4"/>
    <w:rsid w:val="00292B6D"/>
    <w:rsid w:val="0029515A"/>
    <w:rsid w:val="0029637F"/>
    <w:rsid w:val="0029658B"/>
    <w:rsid w:val="002976CA"/>
    <w:rsid w:val="002A0379"/>
    <w:rsid w:val="002A0414"/>
    <w:rsid w:val="002A0CDB"/>
    <w:rsid w:val="002A0EE6"/>
    <w:rsid w:val="002A1599"/>
    <w:rsid w:val="002A19FB"/>
    <w:rsid w:val="002A318C"/>
    <w:rsid w:val="002A3918"/>
    <w:rsid w:val="002A3DCB"/>
    <w:rsid w:val="002A47D1"/>
    <w:rsid w:val="002A4A4F"/>
    <w:rsid w:val="002A4CB0"/>
    <w:rsid w:val="002A5AE0"/>
    <w:rsid w:val="002A6282"/>
    <w:rsid w:val="002A6D20"/>
    <w:rsid w:val="002A7E50"/>
    <w:rsid w:val="002B0FC1"/>
    <w:rsid w:val="002B1B70"/>
    <w:rsid w:val="002B212C"/>
    <w:rsid w:val="002B2E5A"/>
    <w:rsid w:val="002B34DC"/>
    <w:rsid w:val="002B49B7"/>
    <w:rsid w:val="002B4BB1"/>
    <w:rsid w:val="002B6418"/>
    <w:rsid w:val="002B64D9"/>
    <w:rsid w:val="002B76E1"/>
    <w:rsid w:val="002B7853"/>
    <w:rsid w:val="002C1AB2"/>
    <w:rsid w:val="002C2A6E"/>
    <w:rsid w:val="002C3F4E"/>
    <w:rsid w:val="002C4C11"/>
    <w:rsid w:val="002C75EF"/>
    <w:rsid w:val="002C78FB"/>
    <w:rsid w:val="002C7C93"/>
    <w:rsid w:val="002C7F22"/>
    <w:rsid w:val="002C7FB7"/>
    <w:rsid w:val="002D1042"/>
    <w:rsid w:val="002D2F4A"/>
    <w:rsid w:val="002D426F"/>
    <w:rsid w:val="002D4531"/>
    <w:rsid w:val="002D4DAF"/>
    <w:rsid w:val="002D5A00"/>
    <w:rsid w:val="002D6253"/>
    <w:rsid w:val="002D625B"/>
    <w:rsid w:val="002D692E"/>
    <w:rsid w:val="002E05BA"/>
    <w:rsid w:val="002E096F"/>
    <w:rsid w:val="002E1898"/>
    <w:rsid w:val="002E1987"/>
    <w:rsid w:val="002E1B8F"/>
    <w:rsid w:val="002E1C99"/>
    <w:rsid w:val="002E1CC5"/>
    <w:rsid w:val="002E2081"/>
    <w:rsid w:val="002E37F2"/>
    <w:rsid w:val="002E3AF8"/>
    <w:rsid w:val="002E4E72"/>
    <w:rsid w:val="002E518D"/>
    <w:rsid w:val="002E55B7"/>
    <w:rsid w:val="002E61A3"/>
    <w:rsid w:val="002E6F67"/>
    <w:rsid w:val="002E7715"/>
    <w:rsid w:val="002E78C7"/>
    <w:rsid w:val="002F0C33"/>
    <w:rsid w:val="002F16E8"/>
    <w:rsid w:val="002F1FED"/>
    <w:rsid w:val="002F313D"/>
    <w:rsid w:val="002F35D1"/>
    <w:rsid w:val="002F4377"/>
    <w:rsid w:val="002F4842"/>
    <w:rsid w:val="002F5937"/>
    <w:rsid w:val="002F61C3"/>
    <w:rsid w:val="002F69EE"/>
    <w:rsid w:val="002F7019"/>
    <w:rsid w:val="002F7722"/>
    <w:rsid w:val="002F7ED0"/>
    <w:rsid w:val="00300464"/>
    <w:rsid w:val="00300872"/>
    <w:rsid w:val="0030108A"/>
    <w:rsid w:val="003010FF"/>
    <w:rsid w:val="0030180C"/>
    <w:rsid w:val="00302575"/>
    <w:rsid w:val="00303448"/>
    <w:rsid w:val="003037C3"/>
    <w:rsid w:val="00303BAC"/>
    <w:rsid w:val="003040BA"/>
    <w:rsid w:val="0030467C"/>
    <w:rsid w:val="00304EA0"/>
    <w:rsid w:val="003054EE"/>
    <w:rsid w:val="00305B78"/>
    <w:rsid w:val="00306302"/>
    <w:rsid w:val="003065EA"/>
    <w:rsid w:val="00306E04"/>
    <w:rsid w:val="00307365"/>
    <w:rsid w:val="0031083A"/>
    <w:rsid w:val="00311B04"/>
    <w:rsid w:val="003128CC"/>
    <w:rsid w:val="003128E9"/>
    <w:rsid w:val="00312E6B"/>
    <w:rsid w:val="00313E79"/>
    <w:rsid w:val="00313E9C"/>
    <w:rsid w:val="00314A70"/>
    <w:rsid w:val="00314C98"/>
    <w:rsid w:val="0031522B"/>
    <w:rsid w:val="003153B5"/>
    <w:rsid w:val="00315613"/>
    <w:rsid w:val="00316364"/>
    <w:rsid w:val="0031638C"/>
    <w:rsid w:val="003176CA"/>
    <w:rsid w:val="00317767"/>
    <w:rsid w:val="003177D2"/>
    <w:rsid w:val="003203B0"/>
    <w:rsid w:val="00324EEF"/>
    <w:rsid w:val="003257DD"/>
    <w:rsid w:val="0032663E"/>
    <w:rsid w:val="00326913"/>
    <w:rsid w:val="00327130"/>
    <w:rsid w:val="00327A1B"/>
    <w:rsid w:val="00330790"/>
    <w:rsid w:val="0033106F"/>
    <w:rsid w:val="0033107E"/>
    <w:rsid w:val="003311FB"/>
    <w:rsid w:val="00331470"/>
    <w:rsid w:val="00331DCF"/>
    <w:rsid w:val="0033259E"/>
    <w:rsid w:val="00332757"/>
    <w:rsid w:val="00332F4F"/>
    <w:rsid w:val="0033304E"/>
    <w:rsid w:val="00333DA5"/>
    <w:rsid w:val="0033416B"/>
    <w:rsid w:val="00334BFB"/>
    <w:rsid w:val="003355B6"/>
    <w:rsid w:val="003357B3"/>
    <w:rsid w:val="00335F82"/>
    <w:rsid w:val="003360CF"/>
    <w:rsid w:val="00336317"/>
    <w:rsid w:val="00336CFF"/>
    <w:rsid w:val="0033745F"/>
    <w:rsid w:val="003375BD"/>
    <w:rsid w:val="003379C7"/>
    <w:rsid w:val="00340338"/>
    <w:rsid w:val="00340DE8"/>
    <w:rsid w:val="003436DA"/>
    <w:rsid w:val="00344193"/>
    <w:rsid w:val="0034493B"/>
    <w:rsid w:val="00345110"/>
    <w:rsid w:val="003459E2"/>
    <w:rsid w:val="00345BF1"/>
    <w:rsid w:val="00345EAE"/>
    <w:rsid w:val="0034636A"/>
    <w:rsid w:val="003476B6"/>
    <w:rsid w:val="003478D2"/>
    <w:rsid w:val="00350012"/>
    <w:rsid w:val="00351A0E"/>
    <w:rsid w:val="0035207F"/>
    <w:rsid w:val="003527B1"/>
    <w:rsid w:val="00352F17"/>
    <w:rsid w:val="00353121"/>
    <w:rsid w:val="00353B99"/>
    <w:rsid w:val="0035452A"/>
    <w:rsid w:val="00354B2F"/>
    <w:rsid w:val="00354B7F"/>
    <w:rsid w:val="00354E76"/>
    <w:rsid w:val="00355E23"/>
    <w:rsid w:val="003564C5"/>
    <w:rsid w:val="0035763C"/>
    <w:rsid w:val="003578E7"/>
    <w:rsid w:val="0036041A"/>
    <w:rsid w:val="00360A49"/>
    <w:rsid w:val="00360D32"/>
    <w:rsid w:val="00360F69"/>
    <w:rsid w:val="0036147E"/>
    <w:rsid w:val="0036360D"/>
    <w:rsid w:val="00363746"/>
    <w:rsid w:val="003641A8"/>
    <w:rsid w:val="003648F7"/>
    <w:rsid w:val="00364B3D"/>
    <w:rsid w:val="0036623A"/>
    <w:rsid w:val="00366D3F"/>
    <w:rsid w:val="00370EBE"/>
    <w:rsid w:val="0037123D"/>
    <w:rsid w:val="00372442"/>
    <w:rsid w:val="00372953"/>
    <w:rsid w:val="00372E53"/>
    <w:rsid w:val="00372E78"/>
    <w:rsid w:val="0037320E"/>
    <w:rsid w:val="00373572"/>
    <w:rsid w:val="003735FA"/>
    <w:rsid w:val="00373631"/>
    <w:rsid w:val="00373A91"/>
    <w:rsid w:val="003753FC"/>
    <w:rsid w:val="00375EDC"/>
    <w:rsid w:val="00376206"/>
    <w:rsid w:val="00376254"/>
    <w:rsid w:val="00377631"/>
    <w:rsid w:val="00380678"/>
    <w:rsid w:val="00381372"/>
    <w:rsid w:val="00381799"/>
    <w:rsid w:val="00382539"/>
    <w:rsid w:val="00382D56"/>
    <w:rsid w:val="00383714"/>
    <w:rsid w:val="00385951"/>
    <w:rsid w:val="003876F0"/>
    <w:rsid w:val="00387E0A"/>
    <w:rsid w:val="003904F3"/>
    <w:rsid w:val="00390729"/>
    <w:rsid w:val="00390BCE"/>
    <w:rsid w:val="00390E77"/>
    <w:rsid w:val="003917F6"/>
    <w:rsid w:val="0039223D"/>
    <w:rsid w:val="00394841"/>
    <w:rsid w:val="0039558D"/>
    <w:rsid w:val="00395707"/>
    <w:rsid w:val="003957B7"/>
    <w:rsid w:val="00396059"/>
    <w:rsid w:val="0039633B"/>
    <w:rsid w:val="00397574"/>
    <w:rsid w:val="003A176E"/>
    <w:rsid w:val="003A1865"/>
    <w:rsid w:val="003A1911"/>
    <w:rsid w:val="003A30C7"/>
    <w:rsid w:val="003A3740"/>
    <w:rsid w:val="003A4D00"/>
    <w:rsid w:val="003A52D1"/>
    <w:rsid w:val="003A72F0"/>
    <w:rsid w:val="003A7D54"/>
    <w:rsid w:val="003A7F81"/>
    <w:rsid w:val="003B01E7"/>
    <w:rsid w:val="003B0737"/>
    <w:rsid w:val="003B07DB"/>
    <w:rsid w:val="003B0985"/>
    <w:rsid w:val="003B1E2D"/>
    <w:rsid w:val="003B2099"/>
    <w:rsid w:val="003B47E7"/>
    <w:rsid w:val="003B50FD"/>
    <w:rsid w:val="003B5323"/>
    <w:rsid w:val="003B5700"/>
    <w:rsid w:val="003B5AFF"/>
    <w:rsid w:val="003B681F"/>
    <w:rsid w:val="003B6910"/>
    <w:rsid w:val="003B6D04"/>
    <w:rsid w:val="003B7C6F"/>
    <w:rsid w:val="003B7EAE"/>
    <w:rsid w:val="003C1667"/>
    <w:rsid w:val="003C18C4"/>
    <w:rsid w:val="003C2099"/>
    <w:rsid w:val="003C3BDA"/>
    <w:rsid w:val="003C3C1D"/>
    <w:rsid w:val="003C3E1E"/>
    <w:rsid w:val="003C400A"/>
    <w:rsid w:val="003C4F28"/>
    <w:rsid w:val="003C7D13"/>
    <w:rsid w:val="003D176D"/>
    <w:rsid w:val="003D19B4"/>
    <w:rsid w:val="003D2017"/>
    <w:rsid w:val="003D35D3"/>
    <w:rsid w:val="003D425E"/>
    <w:rsid w:val="003D4EFD"/>
    <w:rsid w:val="003D5109"/>
    <w:rsid w:val="003D68D2"/>
    <w:rsid w:val="003D692B"/>
    <w:rsid w:val="003D6D43"/>
    <w:rsid w:val="003D726D"/>
    <w:rsid w:val="003E0891"/>
    <w:rsid w:val="003E0B66"/>
    <w:rsid w:val="003E0C23"/>
    <w:rsid w:val="003E0D99"/>
    <w:rsid w:val="003E17E3"/>
    <w:rsid w:val="003E226B"/>
    <w:rsid w:val="003E2A82"/>
    <w:rsid w:val="003E2C67"/>
    <w:rsid w:val="003E3314"/>
    <w:rsid w:val="003E3BB5"/>
    <w:rsid w:val="003E3C53"/>
    <w:rsid w:val="003E3D3B"/>
    <w:rsid w:val="003E43AB"/>
    <w:rsid w:val="003E4673"/>
    <w:rsid w:val="003E487B"/>
    <w:rsid w:val="003E536E"/>
    <w:rsid w:val="003E5CCA"/>
    <w:rsid w:val="003E71D7"/>
    <w:rsid w:val="003E738F"/>
    <w:rsid w:val="003E7838"/>
    <w:rsid w:val="003F0492"/>
    <w:rsid w:val="003F08A3"/>
    <w:rsid w:val="003F09D4"/>
    <w:rsid w:val="003F1774"/>
    <w:rsid w:val="003F2010"/>
    <w:rsid w:val="003F2487"/>
    <w:rsid w:val="003F3589"/>
    <w:rsid w:val="003F3D24"/>
    <w:rsid w:val="003F42A5"/>
    <w:rsid w:val="003F513B"/>
    <w:rsid w:val="003F71B0"/>
    <w:rsid w:val="003F79FD"/>
    <w:rsid w:val="003F7DAE"/>
    <w:rsid w:val="00400149"/>
    <w:rsid w:val="00400232"/>
    <w:rsid w:val="00400915"/>
    <w:rsid w:val="00400A79"/>
    <w:rsid w:val="00402977"/>
    <w:rsid w:val="00403C3B"/>
    <w:rsid w:val="00406D65"/>
    <w:rsid w:val="0041094D"/>
    <w:rsid w:val="00410AEB"/>
    <w:rsid w:val="004111AA"/>
    <w:rsid w:val="00411EB0"/>
    <w:rsid w:val="00412803"/>
    <w:rsid w:val="004139E4"/>
    <w:rsid w:val="004161B2"/>
    <w:rsid w:val="00416EDA"/>
    <w:rsid w:val="00420291"/>
    <w:rsid w:val="0042279B"/>
    <w:rsid w:val="00424343"/>
    <w:rsid w:val="0042465C"/>
    <w:rsid w:val="004263D8"/>
    <w:rsid w:val="0042676B"/>
    <w:rsid w:val="0042736D"/>
    <w:rsid w:val="00430482"/>
    <w:rsid w:val="0043082F"/>
    <w:rsid w:val="00430C7B"/>
    <w:rsid w:val="0043108A"/>
    <w:rsid w:val="00432315"/>
    <w:rsid w:val="0043232D"/>
    <w:rsid w:val="00433589"/>
    <w:rsid w:val="00433AE1"/>
    <w:rsid w:val="00434005"/>
    <w:rsid w:val="00434581"/>
    <w:rsid w:val="00435D35"/>
    <w:rsid w:val="00437021"/>
    <w:rsid w:val="00437818"/>
    <w:rsid w:val="00440002"/>
    <w:rsid w:val="0044054D"/>
    <w:rsid w:val="004405A2"/>
    <w:rsid w:val="00440ACA"/>
    <w:rsid w:val="004412F5"/>
    <w:rsid w:val="0044177A"/>
    <w:rsid w:val="00442137"/>
    <w:rsid w:val="0044240C"/>
    <w:rsid w:val="0044341E"/>
    <w:rsid w:val="00443B2C"/>
    <w:rsid w:val="00444488"/>
    <w:rsid w:val="00444B79"/>
    <w:rsid w:val="00446893"/>
    <w:rsid w:val="004469F8"/>
    <w:rsid w:val="00446D84"/>
    <w:rsid w:val="00447D72"/>
    <w:rsid w:val="00450B58"/>
    <w:rsid w:val="004514AE"/>
    <w:rsid w:val="00451621"/>
    <w:rsid w:val="0045193B"/>
    <w:rsid w:val="0045247D"/>
    <w:rsid w:val="00453BF6"/>
    <w:rsid w:val="004545E3"/>
    <w:rsid w:val="004552A8"/>
    <w:rsid w:val="0045571A"/>
    <w:rsid w:val="0045591E"/>
    <w:rsid w:val="00455A45"/>
    <w:rsid w:val="00455F53"/>
    <w:rsid w:val="00456D70"/>
    <w:rsid w:val="0045764A"/>
    <w:rsid w:val="00457CF6"/>
    <w:rsid w:val="004601C3"/>
    <w:rsid w:val="00460B0C"/>
    <w:rsid w:val="00460D11"/>
    <w:rsid w:val="00461283"/>
    <w:rsid w:val="00463CC8"/>
    <w:rsid w:val="004644A7"/>
    <w:rsid w:val="00465821"/>
    <w:rsid w:val="00465D48"/>
    <w:rsid w:val="00467D6A"/>
    <w:rsid w:val="00471470"/>
    <w:rsid w:val="004720ED"/>
    <w:rsid w:val="0047261C"/>
    <w:rsid w:val="004730CE"/>
    <w:rsid w:val="00473E6E"/>
    <w:rsid w:val="004747DB"/>
    <w:rsid w:val="004759B6"/>
    <w:rsid w:val="004759E6"/>
    <w:rsid w:val="00476A5B"/>
    <w:rsid w:val="00477956"/>
    <w:rsid w:val="00480322"/>
    <w:rsid w:val="00480507"/>
    <w:rsid w:val="0048079E"/>
    <w:rsid w:val="00480927"/>
    <w:rsid w:val="004815F9"/>
    <w:rsid w:val="00483278"/>
    <w:rsid w:val="004844B8"/>
    <w:rsid w:val="004846DB"/>
    <w:rsid w:val="00485EA2"/>
    <w:rsid w:val="0048632B"/>
    <w:rsid w:val="00487617"/>
    <w:rsid w:val="00487B92"/>
    <w:rsid w:val="00490A70"/>
    <w:rsid w:val="00490BB0"/>
    <w:rsid w:val="00490E53"/>
    <w:rsid w:val="00491625"/>
    <w:rsid w:val="00491CA3"/>
    <w:rsid w:val="00492191"/>
    <w:rsid w:val="004928F9"/>
    <w:rsid w:val="00493570"/>
    <w:rsid w:val="00493782"/>
    <w:rsid w:val="00493E17"/>
    <w:rsid w:val="00493E3A"/>
    <w:rsid w:val="0049470F"/>
    <w:rsid w:val="00495CA1"/>
    <w:rsid w:val="0049652A"/>
    <w:rsid w:val="00496604"/>
    <w:rsid w:val="00496F40"/>
    <w:rsid w:val="0049760C"/>
    <w:rsid w:val="004A008B"/>
    <w:rsid w:val="004A033F"/>
    <w:rsid w:val="004A239D"/>
    <w:rsid w:val="004A2D3D"/>
    <w:rsid w:val="004A2D3E"/>
    <w:rsid w:val="004A3260"/>
    <w:rsid w:val="004A37E1"/>
    <w:rsid w:val="004A4518"/>
    <w:rsid w:val="004A4B7A"/>
    <w:rsid w:val="004A5592"/>
    <w:rsid w:val="004A55C2"/>
    <w:rsid w:val="004A5B3F"/>
    <w:rsid w:val="004A68A0"/>
    <w:rsid w:val="004A72A4"/>
    <w:rsid w:val="004B0D5E"/>
    <w:rsid w:val="004B0E1F"/>
    <w:rsid w:val="004B139F"/>
    <w:rsid w:val="004B246A"/>
    <w:rsid w:val="004B2B98"/>
    <w:rsid w:val="004B31F7"/>
    <w:rsid w:val="004B3632"/>
    <w:rsid w:val="004B3F9B"/>
    <w:rsid w:val="004B4EC3"/>
    <w:rsid w:val="004B4F37"/>
    <w:rsid w:val="004B54E7"/>
    <w:rsid w:val="004B553A"/>
    <w:rsid w:val="004B5895"/>
    <w:rsid w:val="004B596C"/>
    <w:rsid w:val="004B5D7C"/>
    <w:rsid w:val="004B765E"/>
    <w:rsid w:val="004B7699"/>
    <w:rsid w:val="004C0029"/>
    <w:rsid w:val="004C0F37"/>
    <w:rsid w:val="004C3278"/>
    <w:rsid w:val="004C3377"/>
    <w:rsid w:val="004C3B89"/>
    <w:rsid w:val="004C3E6C"/>
    <w:rsid w:val="004C4FC2"/>
    <w:rsid w:val="004C6D91"/>
    <w:rsid w:val="004C702C"/>
    <w:rsid w:val="004C7377"/>
    <w:rsid w:val="004C7599"/>
    <w:rsid w:val="004D1110"/>
    <w:rsid w:val="004D120C"/>
    <w:rsid w:val="004D20F2"/>
    <w:rsid w:val="004D2EC6"/>
    <w:rsid w:val="004D3B7F"/>
    <w:rsid w:val="004D5F5E"/>
    <w:rsid w:val="004D66C0"/>
    <w:rsid w:val="004D71B9"/>
    <w:rsid w:val="004D7481"/>
    <w:rsid w:val="004D7D68"/>
    <w:rsid w:val="004D7EFB"/>
    <w:rsid w:val="004E08F5"/>
    <w:rsid w:val="004E0EAD"/>
    <w:rsid w:val="004E1179"/>
    <w:rsid w:val="004E11C3"/>
    <w:rsid w:val="004E24F1"/>
    <w:rsid w:val="004E3794"/>
    <w:rsid w:val="004E39F6"/>
    <w:rsid w:val="004E3C1C"/>
    <w:rsid w:val="004E3CA8"/>
    <w:rsid w:val="004E4823"/>
    <w:rsid w:val="004E4AB7"/>
    <w:rsid w:val="004E58B3"/>
    <w:rsid w:val="004E62FF"/>
    <w:rsid w:val="004E683F"/>
    <w:rsid w:val="004E69E0"/>
    <w:rsid w:val="004F2619"/>
    <w:rsid w:val="004F3655"/>
    <w:rsid w:val="004F3DF9"/>
    <w:rsid w:val="004F4788"/>
    <w:rsid w:val="004F56AE"/>
    <w:rsid w:val="004F5A24"/>
    <w:rsid w:val="004F5A2E"/>
    <w:rsid w:val="004F68BF"/>
    <w:rsid w:val="004F7761"/>
    <w:rsid w:val="004F77D7"/>
    <w:rsid w:val="004F7DDB"/>
    <w:rsid w:val="004F7EB9"/>
    <w:rsid w:val="00500092"/>
    <w:rsid w:val="00500209"/>
    <w:rsid w:val="00500600"/>
    <w:rsid w:val="00500C21"/>
    <w:rsid w:val="00501061"/>
    <w:rsid w:val="0050261C"/>
    <w:rsid w:val="00503459"/>
    <w:rsid w:val="0050354E"/>
    <w:rsid w:val="00504B99"/>
    <w:rsid w:val="00505425"/>
    <w:rsid w:val="00505896"/>
    <w:rsid w:val="0050692B"/>
    <w:rsid w:val="00506C9A"/>
    <w:rsid w:val="005072B7"/>
    <w:rsid w:val="0050757D"/>
    <w:rsid w:val="0051019C"/>
    <w:rsid w:val="00511FCD"/>
    <w:rsid w:val="005132E8"/>
    <w:rsid w:val="005143E1"/>
    <w:rsid w:val="00514417"/>
    <w:rsid w:val="00514E7B"/>
    <w:rsid w:val="00515D0E"/>
    <w:rsid w:val="00515E7B"/>
    <w:rsid w:val="00516440"/>
    <w:rsid w:val="005166C8"/>
    <w:rsid w:val="005169DA"/>
    <w:rsid w:val="00517133"/>
    <w:rsid w:val="00517317"/>
    <w:rsid w:val="00517774"/>
    <w:rsid w:val="0052082E"/>
    <w:rsid w:val="00520CA3"/>
    <w:rsid w:val="00521304"/>
    <w:rsid w:val="00521B7D"/>
    <w:rsid w:val="005229A7"/>
    <w:rsid w:val="00522F52"/>
    <w:rsid w:val="00523514"/>
    <w:rsid w:val="00523954"/>
    <w:rsid w:val="00523A76"/>
    <w:rsid w:val="00524024"/>
    <w:rsid w:val="00524118"/>
    <w:rsid w:val="00524CC0"/>
    <w:rsid w:val="005256E1"/>
    <w:rsid w:val="00525BFD"/>
    <w:rsid w:val="00525C23"/>
    <w:rsid w:val="00526199"/>
    <w:rsid w:val="00526262"/>
    <w:rsid w:val="00527CBB"/>
    <w:rsid w:val="00527D3D"/>
    <w:rsid w:val="00527E1B"/>
    <w:rsid w:val="005309AE"/>
    <w:rsid w:val="00531A32"/>
    <w:rsid w:val="00532E0F"/>
    <w:rsid w:val="0053451C"/>
    <w:rsid w:val="005345D6"/>
    <w:rsid w:val="005353C8"/>
    <w:rsid w:val="005363B8"/>
    <w:rsid w:val="0053647C"/>
    <w:rsid w:val="00537360"/>
    <w:rsid w:val="005409AE"/>
    <w:rsid w:val="0054113B"/>
    <w:rsid w:val="00541691"/>
    <w:rsid w:val="0054204D"/>
    <w:rsid w:val="0054291F"/>
    <w:rsid w:val="00542F66"/>
    <w:rsid w:val="005434B2"/>
    <w:rsid w:val="00543AF7"/>
    <w:rsid w:val="00544127"/>
    <w:rsid w:val="005464F3"/>
    <w:rsid w:val="0054677E"/>
    <w:rsid w:val="0054685C"/>
    <w:rsid w:val="00546DDD"/>
    <w:rsid w:val="005473D4"/>
    <w:rsid w:val="00547603"/>
    <w:rsid w:val="00547E68"/>
    <w:rsid w:val="0055130F"/>
    <w:rsid w:val="00552A99"/>
    <w:rsid w:val="00552FAB"/>
    <w:rsid w:val="00553544"/>
    <w:rsid w:val="00553784"/>
    <w:rsid w:val="0055383D"/>
    <w:rsid w:val="00553F94"/>
    <w:rsid w:val="00555C02"/>
    <w:rsid w:val="00557097"/>
    <w:rsid w:val="005570F0"/>
    <w:rsid w:val="00557767"/>
    <w:rsid w:val="00560312"/>
    <w:rsid w:val="00560C34"/>
    <w:rsid w:val="00560D57"/>
    <w:rsid w:val="00562A5A"/>
    <w:rsid w:val="00563952"/>
    <w:rsid w:val="00564993"/>
    <w:rsid w:val="00564B7B"/>
    <w:rsid w:val="005652C3"/>
    <w:rsid w:val="00565E1D"/>
    <w:rsid w:val="0056637F"/>
    <w:rsid w:val="00566F51"/>
    <w:rsid w:val="00567A97"/>
    <w:rsid w:val="005703C4"/>
    <w:rsid w:val="00570B69"/>
    <w:rsid w:val="00571378"/>
    <w:rsid w:val="005720C4"/>
    <w:rsid w:val="00573482"/>
    <w:rsid w:val="00575D7C"/>
    <w:rsid w:val="00576368"/>
    <w:rsid w:val="00576F24"/>
    <w:rsid w:val="005778DE"/>
    <w:rsid w:val="00581DA7"/>
    <w:rsid w:val="00582E79"/>
    <w:rsid w:val="00582F71"/>
    <w:rsid w:val="00583340"/>
    <w:rsid w:val="00583678"/>
    <w:rsid w:val="005863A9"/>
    <w:rsid w:val="00587A2C"/>
    <w:rsid w:val="00587B36"/>
    <w:rsid w:val="00590292"/>
    <w:rsid w:val="00590296"/>
    <w:rsid w:val="00590843"/>
    <w:rsid w:val="00590F61"/>
    <w:rsid w:val="00590F89"/>
    <w:rsid w:val="00591EBE"/>
    <w:rsid w:val="00592123"/>
    <w:rsid w:val="00592608"/>
    <w:rsid w:val="0059300C"/>
    <w:rsid w:val="005931CB"/>
    <w:rsid w:val="005937FC"/>
    <w:rsid w:val="005949E5"/>
    <w:rsid w:val="00594B5E"/>
    <w:rsid w:val="00596FF8"/>
    <w:rsid w:val="005A04A0"/>
    <w:rsid w:val="005A13C1"/>
    <w:rsid w:val="005A1D4D"/>
    <w:rsid w:val="005A257A"/>
    <w:rsid w:val="005A2F34"/>
    <w:rsid w:val="005A37EB"/>
    <w:rsid w:val="005A645C"/>
    <w:rsid w:val="005A6B2E"/>
    <w:rsid w:val="005A79D4"/>
    <w:rsid w:val="005A7F75"/>
    <w:rsid w:val="005B01B8"/>
    <w:rsid w:val="005B078A"/>
    <w:rsid w:val="005B242F"/>
    <w:rsid w:val="005B491B"/>
    <w:rsid w:val="005B5A6F"/>
    <w:rsid w:val="005B5FD2"/>
    <w:rsid w:val="005B7165"/>
    <w:rsid w:val="005C0563"/>
    <w:rsid w:val="005C06EB"/>
    <w:rsid w:val="005C0B16"/>
    <w:rsid w:val="005C0D6F"/>
    <w:rsid w:val="005C1DDD"/>
    <w:rsid w:val="005C1F2A"/>
    <w:rsid w:val="005C2712"/>
    <w:rsid w:val="005C3525"/>
    <w:rsid w:val="005C3C20"/>
    <w:rsid w:val="005C4E20"/>
    <w:rsid w:val="005C5606"/>
    <w:rsid w:val="005C5694"/>
    <w:rsid w:val="005C581E"/>
    <w:rsid w:val="005C5CF8"/>
    <w:rsid w:val="005C6A86"/>
    <w:rsid w:val="005D0547"/>
    <w:rsid w:val="005D0836"/>
    <w:rsid w:val="005D0DC3"/>
    <w:rsid w:val="005D0FD0"/>
    <w:rsid w:val="005D1296"/>
    <w:rsid w:val="005D212B"/>
    <w:rsid w:val="005D2694"/>
    <w:rsid w:val="005D2696"/>
    <w:rsid w:val="005D38C8"/>
    <w:rsid w:val="005D3C06"/>
    <w:rsid w:val="005D58FD"/>
    <w:rsid w:val="005D60B3"/>
    <w:rsid w:val="005D6135"/>
    <w:rsid w:val="005D616F"/>
    <w:rsid w:val="005D6A3B"/>
    <w:rsid w:val="005D7887"/>
    <w:rsid w:val="005E32AC"/>
    <w:rsid w:val="005E382D"/>
    <w:rsid w:val="005E4354"/>
    <w:rsid w:val="005E4E50"/>
    <w:rsid w:val="005E569F"/>
    <w:rsid w:val="005F06F4"/>
    <w:rsid w:val="005F0D52"/>
    <w:rsid w:val="005F0F50"/>
    <w:rsid w:val="005F1215"/>
    <w:rsid w:val="005F2D6E"/>
    <w:rsid w:val="005F3276"/>
    <w:rsid w:val="005F33C2"/>
    <w:rsid w:val="005F3BCB"/>
    <w:rsid w:val="005F5F94"/>
    <w:rsid w:val="005F667F"/>
    <w:rsid w:val="005F72B1"/>
    <w:rsid w:val="005F7DC2"/>
    <w:rsid w:val="00600902"/>
    <w:rsid w:val="00600B71"/>
    <w:rsid w:val="0060172A"/>
    <w:rsid w:val="00602F73"/>
    <w:rsid w:val="006031C9"/>
    <w:rsid w:val="00603599"/>
    <w:rsid w:val="0060359E"/>
    <w:rsid w:val="006047D3"/>
    <w:rsid w:val="00604C70"/>
    <w:rsid w:val="0060511A"/>
    <w:rsid w:val="006057F9"/>
    <w:rsid w:val="006058EB"/>
    <w:rsid w:val="006063A3"/>
    <w:rsid w:val="006066E1"/>
    <w:rsid w:val="006075BD"/>
    <w:rsid w:val="006078C8"/>
    <w:rsid w:val="00607C03"/>
    <w:rsid w:val="00610B09"/>
    <w:rsid w:val="00611021"/>
    <w:rsid w:val="006119A1"/>
    <w:rsid w:val="00611EB4"/>
    <w:rsid w:val="00613126"/>
    <w:rsid w:val="00613C3D"/>
    <w:rsid w:val="00613CFC"/>
    <w:rsid w:val="00614059"/>
    <w:rsid w:val="006149B2"/>
    <w:rsid w:val="00614CDB"/>
    <w:rsid w:val="00616BCA"/>
    <w:rsid w:val="0061703A"/>
    <w:rsid w:val="0061751B"/>
    <w:rsid w:val="00617C6C"/>
    <w:rsid w:val="00620764"/>
    <w:rsid w:val="006209DD"/>
    <w:rsid w:val="00620CC7"/>
    <w:rsid w:val="00622741"/>
    <w:rsid w:val="00622900"/>
    <w:rsid w:val="00622FA5"/>
    <w:rsid w:val="00623D66"/>
    <w:rsid w:val="0062529A"/>
    <w:rsid w:val="00626BCD"/>
    <w:rsid w:val="00627B01"/>
    <w:rsid w:val="00631D98"/>
    <w:rsid w:val="006346C0"/>
    <w:rsid w:val="006355B6"/>
    <w:rsid w:val="00635719"/>
    <w:rsid w:val="0063610B"/>
    <w:rsid w:val="00636BC9"/>
    <w:rsid w:val="006370AB"/>
    <w:rsid w:val="006376DF"/>
    <w:rsid w:val="006376F2"/>
    <w:rsid w:val="00637D3C"/>
    <w:rsid w:val="00640800"/>
    <w:rsid w:val="00641D1C"/>
    <w:rsid w:val="00642B3B"/>
    <w:rsid w:val="00643A5F"/>
    <w:rsid w:val="00646DFC"/>
    <w:rsid w:val="00650232"/>
    <w:rsid w:val="006510DD"/>
    <w:rsid w:val="00651782"/>
    <w:rsid w:val="006520E6"/>
    <w:rsid w:val="0065245A"/>
    <w:rsid w:val="006529C7"/>
    <w:rsid w:val="006531DC"/>
    <w:rsid w:val="00653871"/>
    <w:rsid w:val="00653EC2"/>
    <w:rsid w:val="00654E21"/>
    <w:rsid w:val="00656A9F"/>
    <w:rsid w:val="00657C5E"/>
    <w:rsid w:val="00661853"/>
    <w:rsid w:val="00662F8E"/>
    <w:rsid w:val="00664E9B"/>
    <w:rsid w:val="00665525"/>
    <w:rsid w:val="00665573"/>
    <w:rsid w:val="006659E8"/>
    <w:rsid w:val="0066664A"/>
    <w:rsid w:val="00667F14"/>
    <w:rsid w:val="00670107"/>
    <w:rsid w:val="00670866"/>
    <w:rsid w:val="00673DDB"/>
    <w:rsid w:val="0067417F"/>
    <w:rsid w:val="006744BA"/>
    <w:rsid w:val="0067458C"/>
    <w:rsid w:val="006747F7"/>
    <w:rsid w:val="00674A7B"/>
    <w:rsid w:val="00674AB7"/>
    <w:rsid w:val="00676419"/>
    <w:rsid w:val="006769FF"/>
    <w:rsid w:val="0067747B"/>
    <w:rsid w:val="0068093E"/>
    <w:rsid w:val="00680BF0"/>
    <w:rsid w:val="0068100A"/>
    <w:rsid w:val="006813A3"/>
    <w:rsid w:val="00683029"/>
    <w:rsid w:val="0068406C"/>
    <w:rsid w:val="006847E6"/>
    <w:rsid w:val="00684E28"/>
    <w:rsid w:val="00684F83"/>
    <w:rsid w:val="00685CFC"/>
    <w:rsid w:val="00686718"/>
    <w:rsid w:val="00686FC0"/>
    <w:rsid w:val="00687702"/>
    <w:rsid w:val="00690341"/>
    <w:rsid w:val="0069053F"/>
    <w:rsid w:val="0069074A"/>
    <w:rsid w:val="006916FB"/>
    <w:rsid w:val="00691CC1"/>
    <w:rsid w:val="00691DC4"/>
    <w:rsid w:val="00692269"/>
    <w:rsid w:val="00692917"/>
    <w:rsid w:val="00692FE5"/>
    <w:rsid w:val="00693364"/>
    <w:rsid w:val="00694B13"/>
    <w:rsid w:val="00694BF0"/>
    <w:rsid w:val="0069562D"/>
    <w:rsid w:val="00695952"/>
    <w:rsid w:val="00696ABF"/>
    <w:rsid w:val="00696EA1"/>
    <w:rsid w:val="00697BF8"/>
    <w:rsid w:val="006A01EA"/>
    <w:rsid w:val="006A2518"/>
    <w:rsid w:val="006A34F4"/>
    <w:rsid w:val="006A37F5"/>
    <w:rsid w:val="006A3E3E"/>
    <w:rsid w:val="006A423A"/>
    <w:rsid w:val="006A48B2"/>
    <w:rsid w:val="006A49E3"/>
    <w:rsid w:val="006A6099"/>
    <w:rsid w:val="006A62E2"/>
    <w:rsid w:val="006A6D4C"/>
    <w:rsid w:val="006A7284"/>
    <w:rsid w:val="006A7DDC"/>
    <w:rsid w:val="006B0496"/>
    <w:rsid w:val="006B0E52"/>
    <w:rsid w:val="006B1AE5"/>
    <w:rsid w:val="006B3120"/>
    <w:rsid w:val="006B477F"/>
    <w:rsid w:val="006B47E7"/>
    <w:rsid w:val="006B52ED"/>
    <w:rsid w:val="006B5469"/>
    <w:rsid w:val="006B7435"/>
    <w:rsid w:val="006B7E16"/>
    <w:rsid w:val="006C1F6E"/>
    <w:rsid w:val="006C2534"/>
    <w:rsid w:val="006C3160"/>
    <w:rsid w:val="006C4DBC"/>
    <w:rsid w:val="006C5F49"/>
    <w:rsid w:val="006C639B"/>
    <w:rsid w:val="006C66AB"/>
    <w:rsid w:val="006D016E"/>
    <w:rsid w:val="006D0596"/>
    <w:rsid w:val="006D146D"/>
    <w:rsid w:val="006D1490"/>
    <w:rsid w:val="006D1FF2"/>
    <w:rsid w:val="006D2112"/>
    <w:rsid w:val="006D2545"/>
    <w:rsid w:val="006D26C0"/>
    <w:rsid w:val="006D29F1"/>
    <w:rsid w:val="006D32F6"/>
    <w:rsid w:val="006D337C"/>
    <w:rsid w:val="006D4AF0"/>
    <w:rsid w:val="006D6778"/>
    <w:rsid w:val="006D67C1"/>
    <w:rsid w:val="006D705F"/>
    <w:rsid w:val="006E266A"/>
    <w:rsid w:val="006E34E3"/>
    <w:rsid w:val="006E3776"/>
    <w:rsid w:val="006E381F"/>
    <w:rsid w:val="006E415E"/>
    <w:rsid w:val="006E455D"/>
    <w:rsid w:val="006E488A"/>
    <w:rsid w:val="006E4927"/>
    <w:rsid w:val="006E4A9A"/>
    <w:rsid w:val="006E56DB"/>
    <w:rsid w:val="006E5C35"/>
    <w:rsid w:val="006E5D92"/>
    <w:rsid w:val="006E6048"/>
    <w:rsid w:val="006E7D55"/>
    <w:rsid w:val="006F05DE"/>
    <w:rsid w:val="006F066E"/>
    <w:rsid w:val="006F1708"/>
    <w:rsid w:val="006F1FA6"/>
    <w:rsid w:val="006F23A6"/>
    <w:rsid w:val="006F413C"/>
    <w:rsid w:val="006F4C1D"/>
    <w:rsid w:val="006F5DA5"/>
    <w:rsid w:val="006F5FD0"/>
    <w:rsid w:val="006F606C"/>
    <w:rsid w:val="006F67BF"/>
    <w:rsid w:val="006F6BE7"/>
    <w:rsid w:val="006F6DA0"/>
    <w:rsid w:val="006F7053"/>
    <w:rsid w:val="006F746A"/>
    <w:rsid w:val="00700F2B"/>
    <w:rsid w:val="00701A83"/>
    <w:rsid w:val="00701B38"/>
    <w:rsid w:val="00701FA7"/>
    <w:rsid w:val="00702089"/>
    <w:rsid w:val="00702871"/>
    <w:rsid w:val="00702ABC"/>
    <w:rsid w:val="00703575"/>
    <w:rsid w:val="007035BE"/>
    <w:rsid w:val="0070418B"/>
    <w:rsid w:val="007041C8"/>
    <w:rsid w:val="007042FC"/>
    <w:rsid w:val="00704499"/>
    <w:rsid w:val="00705330"/>
    <w:rsid w:val="00706880"/>
    <w:rsid w:val="007073D7"/>
    <w:rsid w:val="0070746A"/>
    <w:rsid w:val="007109A7"/>
    <w:rsid w:val="00710F02"/>
    <w:rsid w:val="00711451"/>
    <w:rsid w:val="00712410"/>
    <w:rsid w:val="00712A1D"/>
    <w:rsid w:val="007132F7"/>
    <w:rsid w:val="00713366"/>
    <w:rsid w:val="00714059"/>
    <w:rsid w:val="00714FD2"/>
    <w:rsid w:val="00715276"/>
    <w:rsid w:val="00715F07"/>
    <w:rsid w:val="0071650E"/>
    <w:rsid w:val="0071696A"/>
    <w:rsid w:val="00716D63"/>
    <w:rsid w:val="007172F6"/>
    <w:rsid w:val="00717841"/>
    <w:rsid w:val="007201AC"/>
    <w:rsid w:val="0072072D"/>
    <w:rsid w:val="00720A1B"/>
    <w:rsid w:val="00722ED5"/>
    <w:rsid w:val="00723FAF"/>
    <w:rsid w:val="007249FA"/>
    <w:rsid w:val="00727446"/>
    <w:rsid w:val="007279D6"/>
    <w:rsid w:val="007300FE"/>
    <w:rsid w:val="007316AC"/>
    <w:rsid w:val="00731A2B"/>
    <w:rsid w:val="007332B7"/>
    <w:rsid w:val="007332CD"/>
    <w:rsid w:val="00733721"/>
    <w:rsid w:val="007341ED"/>
    <w:rsid w:val="007345D6"/>
    <w:rsid w:val="00736A70"/>
    <w:rsid w:val="00737311"/>
    <w:rsid w:val="00737B6D"/>
    <w:rsid w:val="00740B9F"/>
    <w:rsid w:val="00740DDD"/>
    <w:rsid w:val="007411D6"/>
    <w:rsid w:val="00741397"/>
    <w:rsid w:val="007414A2"/>
    <w:rsid w:val="007439E9"/>
    <w:rsid w:val="00744157"/>
    <w:rsid w:val="00745A1D"/>
    <w:rsid w:val="00745E1E"/>
    <w:rsid w:val="007479F2"/>
    <w:rsid w:val="00747A27"/>
    <w:rsid w:val="0075031A"/>
    <w:rsid w:val="00750332"/>
    <w:rsid w:val="00750739"/>
    <w:rsid w:val="0075104A"/>
    <w:rsid w:val="00751161"/>
    <w:rsid w:val="007512E8"/>
    <w:rsid w:val="00751670"/>
    <w:rsid w:val="007517F0"/>
    <w:rsid w:val="00752760"/>
    <w:rsid w:val="007533A6"/>
    <w:rsid w:val="007535CB"/>
    <w:rsid w:val="00753CE6"/>
    <w:rsid w:val="007549CE"/>
    <w:rsid w:val="00754D9E"/>
    <w:rsid w:val="00754F1E"/>
    <w:rsid w:val="007551D7"/>
    <w:rsid w:val="00755902"/>
    <w:rsid w:val="007560C1"/>
    <w:rsid w:val="0075626B"/>
    <w:rsid w:val="00756FA5"/>
    <w:rsid w:val="0075749F"/>
    <w:rsid w:val="0076145A"/>
    <w:rsid w:val="00761760"/>
    <w:rsid w:val="00761A14"/>
    <w:rsid w:val="00763D65"/>
    <w:rsid w:val="007645A9"/>
    <w:rsid w:val="00765260"/>
    <w:rsid w:val="00765498"/>
    <w:rsid w:val="00765757"/>
    <w:rsid w:val="00765792"/>
    <w:rsid w:val="00765A94"/>
    <w:rsid w:val="007664DA"/>
    <w:rsid w:val="007667AE"/>
    <w:rsid w:val="007667FF"/>
    <w:rsid w:val="0076770E"/>
    <w:rsid w:val="00771F57"/>
    <w:rsid w:val="007724BD"/>
    <w:rsid w:val="00772BCD"/>
    <w:rsid w:val="00774AD2"/>
    <w:rsid w:val="00774ED9"/>
    <w:rsid w:val="00774F11"/>
    <w:rsid w:val="00775C4A"/>
    <w:rsid w:val="00775DDF"/>
    <w:rsid w:val="0077649C"/>
    <w:rsid w:val="00776B26"/>
    <w:rsid w:val="00777085"/>
    <w:rsid w:val="007770BA"/>
    <w:rsid w:val="007806E8"/>
    <w:rsid w:val="007808BB"/>
    <w:rsid w:val="00780F0B"/>
    <w:rsid w:val="0078160D"/>
    <w:rsid w:val="00781781"/>
    <w:rsid w:val="0078181C"/>
    <w:rsid w:val="00781D78"/>
    <w:rsid w:val="007821DD"/>
    <w:rsid w:val="007838E2"/>
    <w:rsid w:val="0078396D"/>
    <w:rsid w:val="00783CB3"/>
    <w:rsid w:val="00784893"/>
    <w:rsid w:val="0078492E"/>
    <w:rsid w:val="00784D4F"/>
    <w:rsid w:val="00784D5A"/>
    <w:rsid w:val="007862DA"/>
    <w:rsid w:val="007866AA"/>
    <w:rsid w:val="00786D81"/>
    <w:rsid w:val="00787230"/>
    <w:rsid w:val="00787636"/>
    <w:rsid w:val="00790168"/>
    <w:rsid w:val="007932F5"/>
    <w:rsid w:val="007933F1"/>
    <w:rsid w:val="0079390C"/>
    <w:rsid w:val="00793D17"/>
    <w:rsid w:val="00794880"/>
    <w:rsid w:val="007952EC"/>
    <w:rsid w:val="007961AE"/>
    <w:rsid w:val="007968B6"/>
    <w:rsid w:val="00796B7E"/>
    <w:rsid w:val="00796F84"/>
    <w:rsid w:val="007974A5"/>
    <w:rsid w:val="007A04D9"/>
    <w:rsid w:val="007A0CD7"/>
    <w:rsid w:val="007A126A"/>
    <w:rsid w:val="007A12A6"/>
    <w:rsid w:val="007A176F"/>
    <w:rsid w:val="007A2298"/>
    <w:rsid w:val="007A2448"/>
    <w:rsid w:val="007A305A"/>
    <w:rsid w:val="007A35AD"/>
    <w:rsid w:val="007A3731"/>
    <w:rsid w:val="007A3F32"/>
    <w:rsid w:val="007A4616"/>
    <w:rsid w:val="007A5D04"/>
    <w:rsid w:val="007A6FB5"/>
    <w:rsid w:val="007A7E2E"/>
    <w:rsid w:val="007A7F0E"/>
    <w:rsid w:val="007B03B3"/>
    <w:rsid w:val="007B10CA"/>
    <w:rsid w:val="007B122D"/>
    <w:rsid w:val="007B2A72"/>
    <w:rsid w:val="007B36AA"/>
    <w:rsid w:val="007B3F14"/>
    <w:rsid w:val="007B46C2"/>
    <w:rsid w:val="007B4AAD"/>
    <w:rsid w:val="007B5C72"/>
    <w:rsid w:val="007B6737"/>
    <w:rsid w:val="007B6DEC"/>
    <w:rsid w:val="007B7151"/>
    <w:rsid w:val="007B7481"/>
    <w:rsid w:val="007C18E2"/>
    <w:rsid w:val="007C21C1"/>
    <w:rsid w:val="007C2675"/>
    <w:rsid w:val="007C2887"/>
    <w:rsid w:val="007C2A33"/>
    <w:rsid w:val="007C2B6A"/>
    <w:rsid w:val="007C2BCE"/>
    <w:rsid w:val="007C3886"/>
    <w:rsid w:val="007C3BDA"/>
    <w:rsid w:val="007C3BE1"/>
    <w:rsid w:val="007C5FD5"/>
    <w:rsid w:val="007C7435"/>
    <w:rsid w:val="007C7D0F"/>
    <w:rsid w:val="007D0043"/>
    <w:rsid w:val="007D1524"/>
    <w:rsid w:val="007D3583"/>
    <w:rsid w:val="007D36BC"/>
    <w:rsid w:val="007D37B1"/>
    <w:rsid w:val="007D3C49"/>
    <w:rsid w:val="007D3D24"/>
    <w:rsid w:val="007D4990"/>
    <w:rsid w:val="007D5CF5"/>
    <w:rsid w:val="007D63B5"/>
    <w:rsid w:val="007D67D1"/>
    <w:rsid w:val="007D7032"/>
    <w:rsid w:val="007D7E69"/>
    <w:rsid w:val="007D7F0F"/>
    <w:rsid w:val="007E0047"/>
    <w:rsid w:val="007E17E0"/>
    <w:rsid w:val="007E1F5F"/>
    <w:rsid w:val="007E21D0"/>
    <w:rsid w:val="007E2E39"/>
    <w:rsid w:val="007E3318"/>
    <w:rsid w:val="007E35A1"/>
    <w:rsid w:val="007E377A"/>
    <w:rsid w:val="007E37F2"/>
    <w:rsid w:val="007E39C8"/>
    <w:rsid w:val="007E48BC"/>
    <w:rsid w:val="007E4C2A"/>
    <w:rsid w:val="007E5A0C"/>
    <w:rsid w:val="007E6059"/>
    <w:rsid w:val="007E6189"/>
    <w:rsid w:val="007E61B9"/>
    <w:rsid w:val="007E620F"/>
    <w:rsid w:val="007E69E2"/>
    <w:rsid w:val="007F0811"/>
    <w:rsid w:val="007F0A8D"/>
    <w:rsid w:val="007F23EF"/>
    <w:rsid w:val="007F250C"/>
    <w:rsid w:val="007F2E60"/>
    <w:rsid w:val="007F366C"/>
    <w:rsid w:val="007F3B93"/>
    <w:rsid w:val="007F3D69"/>
    <w:rsid w:val="007F469B"/>
    <w:rsid w:val="007F4E3F"/>
    <w:rsid w:val="007F526A"/>
    <w:rsid w:val="007F58F3"/>
    <w:rsid w:val="007F5958"/>
    <w:rsid w:val="007F6063"/>
    <w:rsid w:val="007F6E34"/>
    <w:rsid w:val="008016E2"/>
    <w:rsid w:val="0080182C"/>
    <w:rsid w:val="00801995"/>
    <w:rsid w:val="00803977"/>
    <w:rsid w:val="00804378"/>
    <w:rsid w:val="008049AA"/>
    <w:rsid w:val="008054B1"/>
    <w:rsid w:val="00805515"/>
    <w:rsid w:val="008056FC"/>
    <w:rsid w:val="00805BA4"/>
    <w:rsid w:val="00806017"/>
    <w:rsid w:val="008067F7"/>
    <w:rsid w:val="00806839"/>
    <w:rsid w:val="0080706B"/>
    <w:rsid w:val="0080758B"/>
    <w:rsid w:val="00807673"/>
    <w:rsid w:val="00807F56"/>
    <w:rsid w:val="00810B72"/>
    <w:rsid w:val="008118AF"/>
    <w:rsid w:val="00811CD5"/>
    <w:rsid w:val="00811E03"/>
    <w:rsid w:val="00812890"/>
    <w:rsid w:val="008130E9"/>
    <w:rsid w:val="0081396E"/>
    <w:rsid w:val="00813AE7"/>
    <w:rsid w:val="00813FE9"/>
    <w:rsid w:val="0081403F"/>
    <w:rsid w:val="00814495"/>
    <w:rsid w:val="00814902"/>
    <w:rsid w:val="0081621D"/>
    <w:rsid w:val="00816D0A"/>
    <w:rsid w:val="00817CD8"/>
    <w:rsid w:val="00820567"/>
    <w:rsid w:val="00820B6B"/>
    <w:rsid w:val="00821400"/>
    <w:rsid w:val="00821C88"/>
    <w:rsid w:val="00822B7C"/>
    <w:rsid w:val="008241D0"/>
    <w:rsid w:val="0082433B"/>
    <w:rsid w:val="00825C68"/>
    <w:rsid w:val="00825CE5"/>
    <w:rsid w:val="00826007"/>
    <w:rsid w:val="0082630E"/>
    <w:rsid w:val="008265F4"/>
    <w:rsid w:val="00826643"/>
    <w:rsid w:val="008266D9"/>
    <w:rsid w:val="00826D83"/>
    <w:rsid w:val="00827171"/>
    <w:rsid w:val="00827AE1"/>
    <w:rsid w:val="00832507"/>
    <w:rsid w:val="00833EEC"/>
    <w:rsid w:val="008343B2"/>
    <w:rsid w:val="00834910"/>
    <w:rsid w:val="00834D4C"/>
    <w:rsid w:val="008355EB"/>
    <w:rsid w:val="008358AC"/>
    <w:rsid w:val="008367C6"/>
    <w:rsid w:val="0083796F"/>
    <w:rsid w:val="00837B50"/>
    <w:rsid w:val="008403C4"/>
    <w:rsid w:val="00840496"/>
    <w:rsid w:val="00841B69"/>
    <w:rsid w:val="008438FB"/>
    <w:rsid w:val="00844B5A"/>
    <w:rsid w:val="0084735B"/>
    <w:rsid w:val="00850D76"/>
    <w:rsid w:val="00852718"/>
    <w:rsid w:val="00852FA7"/>
    <w:rsid w:val="008536AC"/>
    <w:rsid w:val="00853F57"/>
    <w:rsid w:val="00854E6B"/>
    <w:rsid w:val="00855545"/>
    <w:rsid w:val="00855D07"/>
    <w:rsid w:val="00855DCC"/>
    <w:rsid w:val="008571EC"/>
    <w:rsid w:val="008604BB"/>
    <w:rsid w:val="008606B7"/>
    <w:rsid w:val="00861165"/>
    <w:rsid w:val="00862EB6"/>
    <w:rsid w:val="00863174"/>
    <w:rsid w:val="008636CD"/>
    <w:rsid w:val="00865159"/>
    <w:rsid w:val="0086586D"/>
    <w:rsid w:val="00866F3D"/>
    <w:rsid w:val="0086737C"/>
    <w:rsid w:val="00867970"/>
    <w:rsid w:val="00867AC0"/>
    <w:rsid w:val="00867F63"/>
    <w:rsid w:val="008719B3"/>
    <w:rsid w:val="008721B4"/>
    <w:rsid w:val="0087222C"/>
    <w:rsid w:val="0087245B"/>
    <w:rsid w:val="00872A74"/>
    <w:rsid w:val="00873CF2"/>
    <w:rsid w:val="00873DD0"/>
    <w:rsid w:val="00874FF8"/>
    <w:rsid w:val="008751F6"/>
    <w:rsid w:val="00875843"/>
    <w:rsid w:val="00876886"/>
    <w:rsid w:val="0087761F"/>
    <w:rsid w:val="008777AC"/>
    <w:rsid w:val="00880078"/>
    <w:rsid w:val="00880AA6"/>
    <w:rsid w:val="00881A69"/>
    <w:rsid w:val="00882D82"/>
    <w:rsid w:val="008830C6"/>
    <w:rsid w:val="00883B82"/>
    <w:rsid w:val="00884DB9"/>
    <w:rsid w:val="00885427"/>
    <w:rsid w:val="00885CE3"/>
    <w:rsid w:val="00887023"/>
    <w:rsid w:val="008872C5"/>
    <w:rsid w:val="0089042A"/>
    <w:rsid w:val="00891247"/>
    <w:rsid w:val="0089189A"/>
    <w:rsid w:val="00892FE4"/>
    <w:rsid w:val="0089301D"/>
    <w:rsid w:val="008936E1"/>
    <w:rsid w:val="00893F1C"/>
    <w:rsid w:val="00895231"/>
    <w:rsid w:val="00895531"/>
    <w:rsid w:val="008956F0"/>
    <w:rsid w:val="00895A2B"/>
    <w:rsid w:val="00896E34"/>
    <w:rsid w:val="00897B7D"/>
    <w:rsid w:val="00897BAB"/>
    <w:rsid w:val="00897EF9"/>
    <w:rsid w:val="008A0553"/>
    <w:rsid w:val="008A1556"/>
    <w:rsid w:val="008A163C"/>
    <w:rsid w:val="008A1876"/>
    <w:rsid w:val="008A18A7"/>
    <w:rsid w:val="008A1D6C"/>
    <w:rsid w:val="008A224C"/>
    <w:rsid w:val="008A2ABF"/>
    <w:rsid w:val="008A2B37"/>
    <w:rsid w:val="008A330C"/>
    <w:rsid w:val="008A40E3"/>
    <w:rsid w:val="008A40F1"/>
    <w:rsid w:val="008A4AE9"/>
    <w:rsid w:val="008A6C6D"/>
    <w:rsid w:val="008A7BE5"/>
    <w:rsid w:val="008B0146"/>
    <w:rsid w:val="008B053D"/>
    <w:rsid w:val="008B0DB1"/>
    <w:rsid w:val="008B273B"/>
    <w:rsid w:val="008B2904"/>
    <w:rsid w:val="008B2E47"/>
    <w:rsid w:val="008B30D2"/>
    <w:rsid w:val="008B3950"/>
    <w:rsid w:val="008B5360"/>
    <w:rsid w:val="008B5886"/>
    <w:rsid w:val="008B5D23"/>
    <w:rsid w:val="008B63CD"/>
    <w:rsid w:val="008B6EE6"/>
    <w:rsid w:val="008B75D4"/>
    <w:rsid w:val="008B771B"/>
    <w:rsid w:val="008C1BDA"/>
    <w:rsid w:val="008C20DD"/>
    <w:rsid w:val="008C2398"/>
    <w:rsid w:val="008C285C"/>
    <w:rsid w:val="008C2D70"/>
    <w:rsid w:val="008C2E32"/>
    <w:rsid w:val="008C3C13"/>
    <w:rsid w:val="008C6A24"/>
    <w:rsid w:val="008C6D55"/>
    <w:rsid w:val="008C7260"/>
    <w:rsid w:val="008C7415"/>
    <w:rsid w:val="008C79F8"/>
    <w:rsid w:val="008D0F90"/>
    <w:rsid w:val="008D1AD0"/>
    <w:rsid w:val="008D1BF9"/>
    <w:rsid w:val="008D27A7"/>
    <w:rsid w:val="008D302B"/>
    <w:rsid w:val="008D3069"/>
    <w:rsid w:val="008D4009"/>
    <w:rsid w:val="008D49F4"/>
    <w:rsid w:val="008D4A19"/>
    <w:rsid w:val="008D5B9C"/>
    <w:rsid w:val="008D61E3"/>
    <w:rsid w:val="008D6CD8"/>
    <w:rsid w:val="008E0BD2"/>
    <w:rsid w:val="008E3012"/>
    <w:rsid w:val="008E3873"/>
    <w:rsid w:val="008E417C"/>
    <w:rsid w:val="008E489C"/>
    <w:rsid w:val="008E58CA"/>
    <w:rsid w:val="008E5C3F"/>
    <w:rsid w:val="008E6AE8"/>
    <w:rsid w:val="008E6CC0"/>
    <w:rsid w:val="008E7003"/>
    <w:rsid w:val="008E7010"/>
    <w:rsid w:val="008E7813"/>
    <w:rsid w:val="008E7EA9"/>
    <w:rsid w:val="008F0197"/>
    <w:rsid w:val="008F0E5D"/>
    <w:rsid w:val="008F23C8"/>
    <w:rsid w:val="008F2452"/>
    <w:rsid w:val="008F2514"/>
    <w:rsid w:val="008F2610"/>
    <w:rsid w:val="008F355D"/>
    <w:rsid w:val="008F4743"/>
    <w:rsid w:val="008F57A7"/>
    <w:rsid w:val="008F586A"/>
    <w:rsid w:val="008F6D3A"/>
    <w:rsid w:val="008F70AF"/>
    <w:rsid w:val="008F70D2"/>
    <w:rsid w:val="008F71DA"/>
    <w:rsid w:val="008F76B2"/>
    <w:rsid w:val="0090081E"/>
    <w:rsid w:val="009013E0"/>
    <w:rsid w:val="00903BC7"/>
    <w:rsid w:val="00903D6C"/>
    <w:rsid w:val="00904807"/>
    <w:rsid w:val="00904DF1"/>
    <w:rsid w:val="0090501C"/>
    <w:rsid w:val="009059B6"/>
    <w:rsid w:val="009059F7"/>
    <w:rsid w:val="00905B77"/>
    <w:rsid w:val="00906ADE"/>
    <w:rsid w:val="009106C3"/>
    <w:rsid w:val="00910F11"/>
    <w:rsid w:val="00911FD5"/>
    <w:rsid w:val="00912064"/>
    <w:rsid w:val="0091206A"/>
    <w:rsid w:val="0091299A"/>
    <w:rsid w:val="00912F96"/>
    <w:rsid w:val="0091354B"/>
    <w:rsid w:val="00913D36"/>
    <w:rsid w:val="00915789"/>
    <w:rsid w:val="00916042"/>
    <w:rsid w:val="0091614C"/>
    <w:rsid w:val="00916597"/>
    <w:rsid w:val="009168E7"/>
    <w:rsid w:val="00916BBE"/>
    <w:rsid w:val="00917946"/>
    <w:rsid w:val="00920202"/>
    <w:rsid w:val="009210DD"/>
    <w:rsid w:val="009227CD"/>
    <w:rsid w:val="00923FD2"/>
    <w:rsid w:val="00924E0C"/>
    <w:rsid w:val="009253FE"/>
    <w:rsid w:val="00925BEF"/>
    <w:rsid w:val="0092603B"/>
    <w:rsid w:val="00926A6A"/>
    <w:rsid w:val="009271B2"/>
    <w:rsid w:val="00927AB8"/>
    <w:rsid w:val="00927DD2"/>
    <w:rsid w:val="00930C9F"/>
    <w:rsid w:val="00931A29"/>
    <w:rsid w:val="00932228"/>
    <w:rsid w:val="009323D0"/>
    <w:rsid w:val="009337F2"/>
    <w:rsid w:val="00933E04"/>
    <w:rsid w:val="00934877"/>
    <w:rsid w:val="009348F3"/>
    <w:rsid w:val="009353F3"/>
    <w:rsid w:val="00935477"/>
    <w:rsid w:val="00936E98"/>
    <w:rsid w:val="00937F11"/>
    <w:rsid w:val="009409CC"/>
    <w:rsid w:val="00940D61"/>
    <w:rsid w:val="009436C7"/>
    <w:rsid w:val="00943E0E"/>
    <w:rsid w:val="0094453C"/>
    <w:rsid w:val="009463D5"/>
    <w:rsid w:val="0094645A"/>
    <w:rsid w:val="00946B46"/>
    <w:rsid w:val="00946E67"/>
    <w:rsid w:val="0094775A"/>
    <w:rsid w:val="00952704"/>
    <w:rsid w:val="00955BBD"/>
    <w:rsid w:val="0095607C"/>
    <w:rsid w:val="00957107"/>
    <w:rsid w:val="0095748D"/>
    <w:rsid w:val="0095760F"/>
    <w:rsid w:val="00960A3D"/>
    <w:rsid w:val="00960F63"/>
    <w:rsid w:val="00961EF3"/>
    <w:rsid w:val="0096208A"/>
    <w:rsid w:val="009623FC"/>
    <w:rsid w:val="00963012"/>
    <w:rsid w:val="009633C4"/>
    <w:rsid w:val="00963440"/>
    <w:rsid w:val="00963653"/>
    <w:rsid w:val="00963BFB"/>
    <w:rsid w:val="009641D3"/>
    <w:rsid w:val="009642D3"/>
    <w:rsid w:val="0096529F"/>
    <w:rsid w:val="00965A10"/>
    <w:rsid w:val="00966470"/>
    <w:rsid w:val="009679C1"/>
    <w:rsid w:val="00970285"/>
    <w:rsid w:val="00971897"/>
    <w:rsid w:val="00971B55"/>
    <w:rsid w:val="00972267"/>
    <w:rsid w:val="009723FC"/>
    <w:rsid w:val="009726E0"/>
    <w:rsid w:val="00972D09"/>
    <w:rsid w:val="00973F24"/>
    <w:rsid w:val="009743E4"/>
    <w:rsid w:val="00974E40"/>
    <w:rsid w:val="00976715"/>
    <w:rsid w:val="00977A33"/>
    <w:rsid w:val="00977F22"/>
    <w:rsid w:val="00980017"/>
    <w:rsid w:val="00981A58"/>
    <w:rsid w:val="00982568"/>
    <w:rsid w:val="00982769"/>
    <w:rsid w:val="00984459"/>
    <w:rsid w:val="00985144"/>
    <w:rsid w:val="00985AEF"/>
    <w:rsid w:val="00985DDF"/>
    <w:rsid w:val="0098601A"/>
    <w:rsid w:val="009866F5"/>
    <w:rsid w:val="0099164F"/>
    <w:rsid w:val="0099247F"/>
    <w:rsid w:val="0099301F"/>
    <w:rsid w:val="00993359"/>
    <w:rsid w:val="009933DD"/>
    <w:rsid w:val="00993C29"/>
    <w:rsid w:val="0099538A"/>
    <w:rsid w:val="00995552"/>
    <w:rsid w:val="00995BEB"/>
    <w:rsid w:val="009965FA"/>
    <w:rsid w:val="0099726A"/>
    <w:rsid w:val="009975A5"/>
    <w:rsid w:val="00997783"/>
    <w:rsid w:val="00997DBD"/>
    <w:rsid w:val="00997DCF"/>
    <w:rsid w:val="009A0198"/>
    <w:rsid w:val="009A10C4"/>
    <w:rsid w:val="009A1656"/>
    <w:rsid w:val="009A1830"/>
    <w:rsid w:val="009A1F4C"/>
    <w:rsid w:val="009A258D"/>
    <w:rsid w:val="009A2CFE"/>
    <w:rsid w:val="009A36DB"/>
    <w:rsid w:val="009A3CFF"/>
    <w:rsid w:val="009A46AB"/>
    <w:rsid w:val="009A4779"/>
    <w:rsid w:val="009A48C9"/>
    <w:rsid w:val="009A4924"/>
    <w:rsid w:val="009A4B37"/>
    <w:rsid w:val="009A4D8E"/>
    <w:rsid w:val="009A53AB"/>
    <w:rsid w:val="009A67D6"/>
    <w:rsid w:val="009A780D"/>
    <w:rsid w:val="009B03AD"/>
    <w:rsid w:val="009B098B"/>
    <w:rsid w:val="009B142D"/>
    <w:rsid w:val="009B17CD"/>
    <w:rsid w:val="009B19FE"/>
    <w:rsid w:val="009B28A7"/>
    <w:rsid w:val="009B2B44"/>
    <w:rsid w:val="009B2BB1"/>
    <w:rsid w:val="009B364C"/>
    <w:rsid w:val="009B48F9"/>
    <w:rsid w:val="009B4B73"/>
    <w:rsid w:val="009B5139"/>
    <w:rsid w:val="009B5218"/>
    <w:rsid w:val="009B573C"/>
    <w:rsid w:val="009B5833"/>
    <w:rsid w:val="009B5F28"/>
    <w:rsid w:val="009B5F6F"/>
    <w:rsid w:val="009B7756"/>
    <w:rsid w:val="009B7938"/>
    <w:rsid w:val="009B7EF0"/>
    <w:rsid w:val="009C0351"/>
    <w:rsid w:val="009C1C3F"/>
    <w:rsid w:val="009C1CF3"/>
    <w:rsid w:val="009C1FD9"/>
    <w:rsid w:val="009C22A8"/>
    <w:rsid w:val="009C2FA7"/>
    <w:rsid w:val="009C327F"/>
    <w:rsid w:val="009C3779"/>
    <w:rsid w:val="009C5C1E"/>
    <w:rsid w:val="009C5C4D"/>
    <w:rsid w:val="009C5D09"/>
    <w:rsid w:val="009C614D"/>
    <w:rsid w:val="009C644A"/>
    <w:rsid w:val="009C6534"/>
    <w:rsid w:val="009C67D7"/>
    <w:rsid w:val="009C7B1A"/>
    <w:rsid w:val="009D0E05"/>
    <w:rsid w:val="009D1E19"/>
    <w:rsid w:val="009D2407"/>
    <w:rsid w:val="009D25FF"/>
    <w:rsid w:val="009D318C"/>
    <w:rsid w:val="009D4759"/>
    <w:rsid w:val="009D5201"/>
    <w:rsid w:val="009D5541"/>
    <w:rsid w:val="009D655A"/>
    <w:rsid w:val="009D688B"/>
    <w:rsid w:val="009D71E0"/>
    <w:rsid w:val="009D77A3"/>
    <w:rsid w:val="009D79DC"/>
    <w:rsid w:val="009D7F41"/>
    <w:rsid w:val="009E032B"/>
    <w:rsid w:val="009E073A"/>
    <w:rsid w:val="009E10CE"/>
    <w:rsid w:val="009E154D"/>
    <w:rsid w:val="009E1DDB"/>
    <w:rsid w:val="009E2FC4"/>
    <w:rsid w:val="009E3825"/>
    <w:rsid w:val="009E39CA"/>
    <w:rsid w:val="009E3F1F"/>
    <w:rsid w:val="009E5850"/>
    <w:rsid w:val="009E5F5E"/>
    <w:rsid w:val="009E613C"/>
    <w:rsid w:val="009E63B3"/>
    <w:rsid w:val="009E655C"/>
    <w:rsid w:val="009E6B85"/>
    <w:rsid w:val="009E73CD"/>
    <w:rsid w:val="009E7894"/>
    <w:rsid w:val="009F00DF"/>
    <w:rsid w:val="009F1FB7"/>
    <w:rsid w:val="009F20EC"/>
    <w:rsid w:val="009F2680"/>
    <w:rsid w:val="009F2D25"/>
    <w:rsid w:val="009F2D28"/>
    <w:rsid w:val="009F3569"/>
    <w:rsid w:val="009F3602"/>
    <w:rsid w:val="009F37C1"/>
    <w:rsid w:val="009F4239"/>
    <w:rsid w:val="009F58E8"/>
    <w:rsid w:val="009F5CDC"/>
    <w:rsid w:val="009F5DFA"/>
    <w:rsid w:val="009F65E1"/>
    <w:rsid w:val="009F6EF8"/>
    <w:rsid w:val="009F7B76"/>
    <w:rsid w:val="00A010B6"/>
    <w:rsid w:val="00A0125B"/>
    <w:rsid w:val="00A01294"/>
    <w:rsid w:val="00A01A42"/>
    <w:rsid w:val="00A02647"/>
    <w:rsid w:val="00A029F6"/>
    <w:rsid w:val="00A02FFE"/>
    <w:rsid w:val="00A03C3A"/>
    <w:rsid w:val="00A045E6"/>
    <w:rsid w:val="00A056D4"/>
    <w:rsid w:val="00A07089"/>
    <w:rsid w:val="00A078A8"/>
    <w:rsid w:val="00A10AA9"/>
    <w:rsid w:val="00A10F5D"/>
    <w:rsid w:val="00A11867"/>
    <w:rsid w:val="00A11A24"/>
    <w:rsid w:val="00A11CAE"/>
    <w:rsid w:val="00A13305"/>
    <w:rsid w:val="00A13BC6"/>
    <w:rsid w:val="00A140BE"/>
    <w:rsid w:val="00A14141"/>
    <w:rsid w:val="00A154D8"/>
    <w:rsid w:val="00A15800"/>
    <w:rsid w:val="00A15C7D"/>
    <w:rsid w:val="00A177DA"/>
    <w:rsid w:val="00A200BA"/>
    <w:rsid w:val="00A20FD9"/>
    <w:rsid w:val="00A21803"/>
    <w:rsid w:val="00A2301C"/>
    <w:rsid w:val="00A23D1F"/>
    <w:rsid w:val="00A24F97"/>
    <w:rsid w:val="00A26A9A"/>
    <w:rsid w:val="00A279FC"/>
    <w:rsid w:val="00A323C3"/>
    <w:rsid w:val="00A3265B"/>
    <w:rsid w:val="00A32C0C"/>
    <w:rsid w:val="00A339F9"/>
    <w:rsid w:val="00A33C72"/>
    <w:rsid w:val="00A34E7D"/>
    <w:rsid w:val="00A350DF"/>
    <w:rsid w:val="00A351A9"/>
    <w:rsid w:val="00A359AA"/>
    <w:rsid w:val="00A35DEF"/>
    <w:rsid w:val="00A36A51"/>
    <w:rsid w:val="00A37321"/>
    <w:rsid w:val="00A375EF"/>
    <w:rsid w:val="00A40806"/>
    <w:rsid w:val="00A41CA0"/>
    <w:rsid w:val="00A41D01"/>
    <w:rsid w:val="00A42448"/>
    <w:rsid w:val="00A42859"/>
    <w:rsid w:val="00A43552"/>
    <w:rsid w:val="00A44998"/>
    <w:rsid w:val="00A44E55"/>
    <w:rsid w:val="00A45090"/>
    <w:rsid w:val="00A45978"/>
    <w:rsid w:val="00A45C93"/>
    <w:rsid w:val="00A4661B"/>
    <w:rsid w:val="00A47AE0"/>
    <w:rsid w:val="00A47EC2"/>
    <w:rsid w:val="00A47F8D"/>
    <w:rsid w:val="00A514A1"/>
    <w:rsid w:val="00A52B10"/>
    <w:rsid w:val="00A52FF7"/>
    <w:rsid w:val="00A5315C"/>
    <w:rsid w:val="00A532D6"/>
    <w:rsid w:val="00A53A69"/>
    <w:rsid w:val="00A55687"/>
    <w:rsid w:val="00A55737"/>
    <w:rsid w:val="00A55834"/>
    <w:rsid w:val="00A5670E"/>
    <w:rsid w:val="00A57A8C"/>
    <w:rsid w:val="00A57B51"/>
    <w:rsid w:val="00A60981"/>
    <w:rsid w:val="00A60986"/>
    <w:rsid w:val="00A609DC"/>
    <w:rsid w:val="00A60DBE"/>
    <w:rsid w:val="00A60E74"/>
    <w:rsid w:val="00A610E9"/>
    <w:rsid w:val="00A61355"/>
    <w:rsid w:val="00A613C9"/>
    <w:rsid w:val="00A61CCE"/>
    <w:rsid w:val="00A62DC4"/>
    <w:rsid w:val="00A6310D"/>
    <w:rsid w:val="00A646A2"/>
    <w:rsid w:val="00A65AE8"/>
    <w:rsid w:val="00A66409"/>
    <w:rsid w:val="00A66A22"/>
    <w:rsid w:val="00A66E6E"/>
    <w:rsid w:val="00A67E56"/>
    <w:rsid w:val="00A67E81"/>
    <w:rsid w:val="00A71346"/>
    <w:rsid w:val="00A71710"/>
    <w:rsid w:val="00A71B9D"/>
    <w:rsid w:val="00A7222A"/>
    <w:rsid w:val="00A72A43"/>
    <w:rsid w:val="00A72C2E"/>
    <w:rsid w:val="00A73C98"/>
    <w:rsid w:val="00A74C96"/>
    <w:rsid w:val="00A75612"/>
    <w:rsid w:val="00A75B92"/>
    <w:rsid w:val="00A75CF5"/>
    <w:rsid w:val="00A773CB"/>
    <w:rsid w:val="00A774EB"/>
    <w:rsid w:val="00A77DE7"/>
    <w:rsid w:val="00A77DF7"/>
    <w:rsid w:val="00A810BC"/>
    <w:rsid w:val="00A81ED1"/>
    <w:rsid w:val="00A82772"/>
    <w:rsid w:val="00A82E16"/>
    <w:rsid w:val="00A835F5"/>
    <w:rsid w:val="00A841B8"/>
    <w:rsid w:val="00A861E5"/>
    <w:rsid w:val="00A86DB7"/>
    <w:rsid w:val="00A87CC8"/>
    <w:rsid w:val="00A87EF1"/>
    <w:rsid w:val="00A91BEB"/>
    <w:rsid w:val="00A920A9"/>
    <w:rsid w:val="00A9236E"/>
    <w:rsid w:val="00A934A7"/>
    <w:rsid w:val="00A9397F"/>
    <w:rsid w:val="00A93F1E"/>
    <w:rsid w:val="00A943C9"/>
    <w:rsid w:val="00A95438"/>
    <w:rsid w:val="00A957DF"/>
    <w:rsid w:val="00AA0259"/>
    <w:rsid w:val="00AA1441"/>
    <w:rsid w:val="00AA1FCC"/>
    <w:rsid w:val="00AA2632"/>
    <w:rsid w:val="00AA2A4E"/>
    <w:rsid w:val="00AA2CCD"/>
    <w:rsid w:val="00AA2F57"/>
    <w:rsid w:val="00AA389E"/>
    <w:rsid w:val="00AA5F1A"/>
    <w:rsid w:val="00AA6F75"/>
    <w:rsid w:val="00AA7CDF"/>
    <w:rsid w:val="00AB0453"/>
    <w:rsid w:val="00AB09D4"/>
    <w:rsid w:val="00AB177F"/>
    <w:rsid w:val="00AB244F"/>
    <w:rsid w:val="00AB246E"/>
    <w:rsid w:val="00AB28DC"/>
    <w:rsid w:val="00AB32EA"/>
    <w:rsid w:val="00AB3E0D"/>
    <w:rsid w:val="00AB4923"/>
    <w:rsid w:val="00AB4DB2"/>
    <w:rsid w:val="00AB59DD"/>
    <w:rsid w:val="00AB5E27"/>
    <w:rsid w:val="00AB5EE7"/>
    <w:rsid w:val="00AB5F39"/>
    <w:rsid w:val="00AB72BF"/>
    <w:rsid w:val="00AB7936"/>
    <w:rsid w:val="00AB7F1C"/>
    <w:rsid w:val="00AC099D"/>
    <w:rsid w:val="00AC1D89"/>
    <w:rsid w:val="00AC3043"/>
    <w:rsid w:val="00AC4B76"/>
    <w:rsid w:val="00AC4EEB"/>
    <w:rsid w:val="00AC51BF"/>
    <w:rsid w:val="00AC51EE"/>
    <w:rsid w:val="00AC65E8"/>
    <w:rsid w:val="00AC673E"/>
    <w:rsid w:val="00AC7406"/>
    <w:rsid w:val="00AC7CFE"/>
    <w:rsid w:val="00AD02BC"/>
    <w:rsid w:val="00AD0C1A"/>
    <w:rsid w:val="00AD0FA6"/>
    <w:rsid w:val="00AD284A"/>
    <w:rsid w:val="00AD2DF8"/>
    <w:rsid w:val="00AD2FAE"/>
    <w:rsid w:val="00AD4914"/>
    <w:rsid w:val="00AD515C"/>
    <w:rsid w:val="00AD548A"/>
    <w:rsid w:val="00AD589E"/>
    <w:rsid w:val="00AD5F68"/>
    <w:rsid w:val="00AD65E4"/>
    <w:rsid w:val="00AD6E5D"/>
    <w:rsid w:val="00AD72EE"/>
    <w:rsid w:val="00AE1212"/>
    <w:rsid w:val="00AE1664"/>
    <w:rsid w:val="00AE18C8"/>
    <w:rsid w:val="00AE2D04"/>
    <w:rsid w:val="00AE356B"/>
    <w:rsid w:val="00AE3F6F"/>
    <w:rsid w:val="00AE41C4"/>
    <w:rsid w:val="00AE42CB"/>
    <w:rsid w:val="00AE494B"/>
    <w:rsid w:val="00AE4DA6"/>
    <w:rsid w:val="00AE53B3"/>
    <w:rsid w:val="00AE5BD7"/>
    <w:rsid w:val="00AE66AD"/>
    <w:rsid w:val="00AE74EB"/>
    <w:rsid w:val="00AF110C"/>
    <w:rsid w:val="00AF267C"/>
    <w:rsid w:val="00AF2EB3"/>
    <w:rsid w:val="00AF2FB8"/>
    <w:rsid w:val="00AF3096"/>
    <w:rsid w:val="00AF3163"/>
    <w:rsid w:val="00AF3CDD"/>
    <w:rsid w:val="00AF40D7"/>
    <w:rsid w:val="00AF45FB"/>
    <w:rsid w:val="00AF4C6A"/>
    <w:rsid w:val="00AF4DE1"/>
    <w:rsid w:val="00AF50BD"/>
    <w:rsid w:val="00AF5671"/>
    <w:rsid w:val="00AF5F67"/>
    <w:rsid w:val="00B02A34"/>
    <w:rsid w:val="00B035EC"/>
    <w:rsid w:val="00B03A59"/>
    <w:rsid w:val="00B03E6B"/>
    <w:rsid w:val="00B04B67"/>
    <w:rsid w:val="00B05AF8"/>
    <w:rsid w:val="00B06279"/>
    <w:rsid w:val="00B077B7"/>
    <w:rsid w:val="00B07889"/>
    <w:rsid w:val="00B106DD"/>
    <w:rsid w:val="00B11A6A"/>
    <w:rsid w:val="00B11C30"/>
    <w:rsid w:val="00B12304"/>
    <w:rsid w:val="00B12453"/>
    <w:rsid w:val="00B12632"/>
    <w:rsid w:val="00B13645"/>
    <w:rsid w:val="00B139C6"/>
    <w:rsid w:val="00B14C35"/>
    <w:rsid w:val="00B152F3"/>
    <w:rsid w:val="00B15562"/>
    <w:rsid w:val="00B156BB"/>
    <w:rsid w:val="00B164DB"/>
    <w:rsid w:val="00B1728D"/>
    <w:rsid w:val="00B20918"/>
    <w:rsid w:val="00B21441"/>
    <w:rsid w:val="00B21751"/>
    <w:rsid w:val="00B21CE7"/>
    <w:rsid w:val="00B2224F"/>
    <w:rsid w:val="00B22C5D"/>
    <w:rsid w:val="00B22E49"/>
    <w:rsid w:val="00B233A8"/>
    <w:rsid w:val="00B23453"/>
    <w:rsid w:val="00B236D6"/>
    <w:rsid w:val="00B24CCC"/>
    <w:rsid w:val="00B26475"/>
    <w:rsid w:val="00B27B01"/>
    <w:rsid w:val="00B27BFB"/>
    <w:rsid w:val="00B27DF2"/>
    <w:rsid w:val="00B27EC7"/>
    <w:rsid w:val="00B31113"/>
    <w:rsid w:val="00B31190"/>
    <w:rsid w:val="00B31229"/>
    <w:rsid w:val="00B31500"/>
    <w:rsid w:val="00B31A4E"/>
    <w:rsid w:val="00B32366"/>
    <w:rsid w:val="00B3282F"/>
    <w:rsid w:val="00B32F1D"/>
    <w:rsid w:val="00B33329"/>
    <w:rsid w:val="00B34330"/>
    <w:rsid w:val="00B3450D"/>
    <w:rsid w:val="00B35F62"/>
    <w:rsid w:val="00B363EA"/>
    <w:rsid w:val="00B367FD"/>
    <w:rsid w:val="00B372A7"/>
    <w:rsid w:val="00B40429"/>
    <w:rsid w:val="00B408E7"/>
    <w:rsid w:val="00B41DB6"/>
    <w:rsid w:val="00B41F2F"/>
    <w:rsid w:val="00B428D0"/>
    <w:rsid w:val="00B42AA6"/>
    <w:rsid w:val="00B43CD7"/>
    <w:rsid w:val="00B441AC"/>
    <w:rsid w:val="00B4488E"/>
    <w:rsid w:val="00B452B0"/>
    <w:rsid w:val="00B45DA2"/>
    <w:rsid w:val="00B462B5"/>
    <w:rsid w:val="00B469EE"/>
    <w:rsid w:val="00B46A03"/>
    <w:rsid w:val="00B46B78"/>
    <w:rsid w:val="00B478BD"/>
    <w:rsid w:val="00B47E26"/>
    <w:rsid w:val="00B511C6"/>
    <w:rsid w:val="00B5149E"/>
    <w:rsid w:val="00B515BD"/>
    <w:rsid w:val="00B51F71"/>
    <w:rsid w:val="00B520CD"/>
    <w:rsid w:val="00B52174"/>
    <w:rsid w:val="00B522ED"/>
    <w:rsid w:val="00B52C58"/>
    <w:rsid w:val="00B54490"/>
    <w:rsid w:val="00B5561F"/>
    <w:rsid w:val="00B5601A"/>
    <w:rsid w:val="00B56B48"/>
    <w:rsid w:val="00B56DFB"/>
    <w:rsid w:val="00B56FED"/>
    <w:rsid w:val="00B574B7"/>
    <w:rsid w:val="00B57637"/>
    <w:rsid w:val="00B57D0C"/>
    <w:rsid w:val="00B615B5"/>
    <w:rsid w:val="00B615BF"/>
    <w:rsid w:val="00B621A4"/>
    <w:rsid w:val="00B62573"/>
    <w:rsid w:val="00B62640"/>
    <w:rsid w:val="00B64D24"/>
    <w:rsid w:val="00B664F7"/>
    <w:rsid w:val="00B679CA"/>
    <w:rsid w:val="00B67E64"/>
    <w:rsid w:val="00B71D2B"/>
    <w:rsid w:val="00B72137"/>
    <w:rsid w:val="00B72186"/>
    <w:rsid w:val="00B723E6"/>
    <w:rsid w:val="00B72A11"/>
    <w:rsid w:val="00B72AD8"/>
    <w:rsid w:val="00B7323C"/>
    <w:rsid w:val="00B7344D"/>
    <w:rsid w:val="00B73467"/>
    <w:rsid w:val="00B73FBC"/>
    <w:rsid w:val="00B74F55"/>
    <w:rsid w:val="00B7565C"/>
    <w:rsid w:val="00B759E0"/>
    <w:rsid w:val="00B75C52"/>
    <w:rsid w:val="00B76A39"/>
    <w:rsid w:val="00B80413"/>
    <w:rsid w:val="00B815B4"/>
    <w:rsid w:val="00B81C8E"/>
    <w:rsid w:val="00B8291B"/>
    <w:rsid w:val="00B833AA"/>
    <w:rsid w:val="00B83EFA"/>
    <w:rsid w:val="00B8523B"/>
    <w:rsid w:val="00B85283"/>
    <w:rsid w:val="00B858AE"/>
    <w:rsid w:val="00B85D93"/>
    <w:rsid w:val="00B865F9"/>
    <w:rsid w:val="00B8708A"/>
    <w:rsid w:val="00B91D05"/>
    <w:rsid w:val="00B93143"/>
    <w:rsid w:val="00B932DA"/>
    <w:rsid w:val="00B9332A"/>
    <w:rsid w:val="00B93464"/>
    <w:rsid w:val="00B947AD"/>
    <w:rsid w:val="00B96322"/>
    <w:rsid w:val="00B96B9F"/>
    <w:rsid w:val="00B97971"/>
    <w:rsid w:val="00B97D05"/>
    <w:rsid w:val="00BA001A"/>
    <w:rsid w:val="00BA080E"/>
    <w:rsid w:val="00BA11EE"/>
    <w:rsid w:val="00BA1914"/>
    <w:rsid w:val="00BA1BFD"/>
    <w:rsid w:val="00BA4A72"/>
    <w:rsid w:val="00BA590B"/>
    <w:rsid w:val="00BA6DEF"/>
    <w:rsid w:val="00BB069B"/>
    <w:rsid w:val="00BB0CEC"/>
    <w:rsid w:val="00BB0D16"/>
    <w:rsid w:val="00BB0DDC"/>
    <w:rsid w:val="00BB204A"/>
    <w:rsid w:val="00BB2420"/>
    <w:rsid w:val="00BB3444"/>
    <w:rsid w:val="00BB3790"/>
    <w:rsid w:val="00BB3E89"/>
    <w:rsid w:val="00BB4223"/>
    <w:rsid w:val="00BB50A6"/>
    <w:rsid w:val="00BB5F00"/>
    <w:rsid w:val="00BB635E"/>
    <w:rsid w:val="00BB6E63"/>
    <w:rsid w:val="00BC0FB1"/>
    <w:rsid w:val="00BC10DA"/>
    <w:rsid w:val="00BC15EB"/>
    <w:rsid w:val="00BC1C42"/>
    <w:rsid w:val="00BC2656"/>
    <w:rsid w:val="00BC2914"/>
    <w:rsid w:val="00BC3F12"/>
    <w:rsid w:val="00BC417D"/>
    <w:rsid w:val="00BC4A6F"/>
    <w:rsid w:val="00BC50A5"/>
    <w:rsid w:val="00BC52C4"/>
    <w:rsid w:val="00BC6E7F"/>
    <w:rsid w:val="00BC6FC6"/>
    <w:rsid w:val="00BC7590"/>
    <w:rsid w:val="00BD1490"/>
    <w:rsid w:val="00BD16BA"/>
    <w:rsid w:val="00BD1AE5"/>
    <w:rsid w:val="00BD2E85"/>
    <w:rsid w:val="00BD36E5"/>
    <w:rsid w:val="00BD4640"/>
    <w:rsid w:val="00BD477E"/>
    <w:rsid w:val="00BD4EFC"/>
    <w:rsid w:val="00BD559F"/>
    <w:rsid w:val="00BD57EB"/>
    <w:rsid w:val="00BD5B80"/>
    <w:rsid w:val="00BD5DC6"/>
    <w:rsid w:val="00BD64A5"/>
    <w:rsid w:val="00BD78FC"/>
    <w:rsid w:val="00BD7CFF"/>
    <w:rsid w:val="00BE018C"/>
    <w:rsid w:val="00BE08E8"/>
    <w:rsid w:val="00BE22D6"/>
    <w:rsid w:val="00BE2EAA"/>
    <w:rsid w:val="00BE30BB"/>
    <w:rsid w:val="00BE54C0"/>
    <w:rsid w:val="00BE565E"/>
    <w:rsid w:val="00BE68BC"/>
    <w:rsid w:val="00BE6EA3"/>
    <w:rsid w:val="00BE7756"/>
    <w:rsid w:val="00BF0794"/>
    <w:rsid w:val="00BF134F"/>
    <w:rsid w:val="00BF1C74"/>
    <w:rsid w:val="00BF28DA"/>
    <w:rsid w:val="00BF2A20"/>
    <w:rsid w:val="00BF3337"/>
    <w:rsid w:val="00BF3ABD"/>
    <w:rsid w:val="00BF4352"/>
    <w:rsid w:val="00BF4A4C"/>
    <w:rsid w:val="00BF53DA"/>
    <w:rsid w:val="00BF5A1F"/>
    <w:rsid w:val="00BF5DAC"/>
    <w:rsid w:val="00BF6B95"/>
    <w:rsid w:val="00C00155"/>
    <w:rsid w:val="00C0053B"/>
    <w:rsid w:val="00C0067F"/>
    <w:rsid w:val="00C0094E"/>
    <w:rsid w:val="00C012A0"/>
    <w:rsid w:val="00C012C9"/>
    <w:rsid w:val="00C01E86"/>
    <w:rsid w:val="00C0212E"/>
    <w:rsid w:val="00C02558"/>
    <w:rsid w:val="00C029F9"/>
    <w:rsid w:val="00C02A17"/>
    <w:rsid w:val="00C02F88"/>
    <w:rsid w:val="00C030D7"/>
    <w:rsid w:val="00C031F3"/>
    <w:rsid w:val="00C04BE5"/>
    <w:rsid w:val="00C04FC8"/>
    <w:rsid w:val="00C05406"/>
    <w:rsid w:val="00C069D6"/>
    <w:rsid w:val="00C06AE2"/>
    <w:rsid w:val="00C073EF"/>
    <w:rsid w:val="00C07AA6"/>
    <w:rsid w:val="00C1060A"/>
    <w:rsid w:val="00C108B8"/>
    <w:rsid w:val="00C10DCE"/>
    <w:rsid w:val="00C10F95"/>
    <w:rsid w:val="00C11CBB"/>
    <w:rsid w:val="00C11E73"/>
    <w:rsid w:val="00C12A48"/>
    <w:rsid w:val="00C12C55"/>
    <w:rsid w:val="00C12F5E"/>
    <w:rsid w:val="00C13250"/>
    <w:rsid w:val="00C136A6"/>
    <w:rsid w:val="00C1409B"/>
    <w:rsid w:val="00C14344"/>
    <w:rsid w:val="00C14996"/>
    <w:rsid w:val="00C1575C"/>
    <w:rsid w:val="00C159EB"/>
    <w:rsid w:val="00C15B59"/>
    <w:rsid w:val="00C15E20"/>
    <w:rsid w:val="00C16561"/>
    <w:rsid w:val="00C16689"/>
    <w:rsid w:val="00C16AF1"/>
    <w:rsid w:val="00C170D7"/>
    <w:rsid w:val="00C171A3"/>
    <w:rsid w:val="00C222FD"/>
    <w:rsid w:val="00C23880"/>
    <w:rsid w:val="00C23C88"/>
    <w:rsid w:val="00C2412F"/>
    <w:rsid w:val="00C24D0B"/>
    <w:rsid w:val="00C257A1"/>
    <w:rsid w:val="00C25F30"/>
    <w:rsid w:val="00C261D3"/>
    <w:rsid w:val="00C30329"/>
    <w:rsid w:val="00C317BF"/>
    <w:rsid w:val="00C320F5"/>
    <w:rsid w:val="00C33042"/>
    <w:rsid w:val="00C34981"/>
    <w:rsid w:val="00C362DC"/>
    <w:rsid w:val="00C37935"/>
    <w:rsid w:val="00C37B00"/>
    <w:rsid w:val="00C40402"/>
    <w:rsid w:val="00C42C6A"/>
    <w:rsid w:val="00C42ED5"/>
    <w:rsid w:val="00C446B9"/>
    <w:rsid w:val="00C44718"/>
    <w:rsid w:val="00C45EAD"/>
    <w:rsid w:val="00C469A9"/>
    <w:rsid w:val="00C47025"/>
    <w:rsid w:val="00C508AD"/>
    <w:rsid w:val="00C50D41"/>
    <w:rsid w:val="00C50FCF"/>
    <w:rsid w:val="00C5179D"/>
    <w:rsid w:val="00C51E00"/>
    <w:rsid w:val="00C5256E"/>
    <w:rsid w:val="00C5258F"/>
    <w:rsid w:val="00C529E3"/>
    <w:rsid w:val="00C52A2D"/>
    <w:rsid w:val="00C53477"/>
    <w:rsid w:val="00C53C64"/>
    <w:rsid w:val="00C53DDE"/>
    <w:rsid w:val="00C54BC5"/>
    <w:rsid w:val="00C55630"/>
    <w:rsid w:val="00C573F7"/>
    <w:rsid w:val="00C57AC5"/>
    <w:rsid w:val="00C612D8"/>
    <w:rsid w:val="00C615C1"/>
    <w:rsid w:val="00C61BA7"/>
    <w:rsid w:val="00C61EE5"/>
    <w:rsid w:val="00C62851"/>
    <w:rsid w:val="00C63419"/>
    <w:rsid w:val="00C6378A"/>
    <w:rsid w:val="00C63A2E"/>
    <w:rsid w:val="00C63DC7"/>
    <w:rsid w:val="00C6413F"/>
    <w:rsid w:val="00C64303"/>
    <w:rsid w:val="00C65016"/>
    <w:rsid w:val="00C6554B"/>
    <w:rsid w:val="00C65BE1"/>
    <w:rsid w:val="00C668AE"/>
    <w:rsid w:val="00C66C73"/>
    <w:rsid w:val="00C67BC7"/>
    <w:rsid w:val="00C70027"/>
    <w:rsid w:val="00C7017E"/>
    <w:rsid w:val="00C70BDE"/>
    <w:rsid w:val="00C70D8B"/>
    <w:rsid w:val="00C70FB2"/>
    <w:rsid w:val="00C716F1"/>
    <w:rsid w:val="00C71C84"/>
    <w:rsid w:val="00C728AD"/>
    <w:rsid w:val="00C72B4F"/>
    <w:rsid w:val="00C732C1"/>
    <w:rsid w:val="00C73723"/>
    <w:rsid w:val="00C73763"/>
    <w:rsid w:val="00C73923"/>
    <w:rsid w:val="00C745B3"/>
    <w:rsid w:val="00C745EE"/>
    <w:rsid w:val="00C747D2"/>
    <w:rsid w:val="00C748D6"/>
    <w:rsid w:val="00C74A1F"/>
    <w:rsid w:val="00C74A79"/>
    <w:rsid w:val="00C751C5"/>
    <w:rsid w:val="00C75E90"/>
    <w:rsid w:val="00C76560"/>
    <w:rsid w:val="00C7664B"/>
    <w:rsid w:val="00C76830"/>
    <w:rsid w:val="00C76E8A"/>
    <w:rsid w:val="00C7723B"/>
    <w:rsid w:val="00C77B95"/>
    <w:rsid w:val="00C8053A"/>
    <w:rsid w:val="00C8158F"/>
    <w:rsid w:val="00C81705"/>
    <w:rsid w:val="00C81D7D"/>
    <w:rsid w:val="00C81FCC"/>
    <w:rsid w:val="00C831A9"/>
    <w:rsid w:val="00C8394F"/>
    <w:rsid w:val="00C8398F"/>
    <w:rsid w:val="00C84AF6"/>
    <w:rsid w:val="00C84C12"/>
    <w:rsid w:val="00C85593"/>
    <w:rsid w:val="00C85863"/>
    <w:rsid w:val="00C87063"/>
    <w:rsid w:val="00C87630"/>
    <w:rsid w:val="00C8764C"/>
    <w:rsid w:val="00C91602"/>
    <w:rsid w:val="00C9500F"/>
    <w:rsid w:val="00C961E1"/>
    <w:rsid w:val="00C96493"/>
    <w:rsid w:val="00C96A63"/>
    <w:rsid w:val="00C97904"/>
    <w:rsid w:val="00CA1866"/>
    <w:rsid w:val="00CA1FDC"/>
    <w:rsid w:val="00CA2147"/>
    <w:rsid w:val="00CA2442"/>
    <w:rsid w:val="00CA2EB6"/>
    <w:rsid w:val="00CA491A"/>
    <w:rsid w:val="00CA4C01"/>
    <w:rsid w:val="00CA4F14"/>
    <w:rsid w:val="00CA540B"/>
    <w:rsid w:val="00CA69BD"/>
    <w:rsid w:val="00CA6DFE"/>
    <w:rsid w:val="00CA7108"/>
    <w:rsid w:val="00CA7648"/>
    <w:rsid w:val="00CA7E02"/>
    <w:rsid w:val="00CB05A0"/>
    <w:rsid w:val="00CB060D"/>
    <w:rsid w:val="00CB0A5B"/>
    <w:rsid w:val="00CB0DD1"/>
    <w:rsid w:val="00CB1808"/>
    <w:rsid w:val="00CB2030"/>
    <w:rsid w:val="00CB2072"/>
    <w:rsid w:val="00CB2753"/>
    <w:rsid w:val="00CB2FD1"/>
    <w:rsid w:val="00CB357D"/>
    <w:rsid w:val="00CB4826"/>
    <w:rsid w:val="00CB4E95"/>
    <w:rsid w:val="00CB4EF6"/>
    <w:rsid w:val="00CB700F"/>
    <w:rsid w:val="00CB7030"/>
    <w:rsid w:val="00CB7554"/>
    <w:rsid w:val="00CB760E"/>
    <w:rsid w:val="00CB764F"/>
    <w:rsid w:val="00CB7717"/>
    <w:rsid w:val="00CB7A40"/>
    <w:rsid w:val="00CB7EF7"/>
    <w:rsid w:val="00CC0050"/>
    <w:rsid w:val="00CC0E85"/>
    <w:rsid w:val="00CC11FD"/>
    <w:rsid w:val="00CC211F"/>
    <w:rsid w:val="00CC3212"/>
    <w:rsid w:val="00CC3352"/>
    <w:rsid w:val="00CC3D93"/>
    <w:rsid w:val="00CC5792"/>
    <w:rsid w:val="00CC6B3C"/>
    <w:rsid w:val="00CC7F85"/>
    <w:rsid w:val="00CD014C"/>
    <w:rsid w:val="00CD0972"/>
    <w:rsid w:val="00CD0D97"/>
    <w:rsid w:val="00CD1319"/>
    <w:rsid w:val="00CD22F8"/>
    <w:rsid w:val="00CD2A5B"/>
    <w:rsid w:val="00CD36A6"/>
    <w:rsid w:val="00CD376A"/>
    <w:rsid w:val="00CD3C1E"/>
    <w:rsid w:val="00CD3EC8"/>
    <w:rsid w:val="00CD4144"/>
    <w:rsid w:val="00CD454A"/>
    <w:rsid w:val="00CD4A89"/>
    <w:rsid w:val="00CD4CE4"/>
    <w:rsid w:val="00CD6568"/>
    <w:rsid w:val="00CD73E0"/>
    <w:rsid w:val="00CE1531"/>
    <w:rsid w:val="00CE1976"/>
    <w:rsid w:val="00CE3505"/>
    <w:rsid w:val="00CE3955"/>
    <w:rsid w:val="00CE3F1C"/>
    <w:rsid w:val="00CE4386"/>
    <w:rsid w:val="00CE56AA"/>
    <w:rsid w:val="00CE58EB"/>
    <w:rsid w:val="00CE62AE"/>
    <w:rsid w:val="00CE688E"/>
    <w:rsid w:val="00CE6D97"/>
    <w:rsid w:val="00CE73C1"/>
    <w:rsid w:val="00CF026A"/>
    <w:rsid w:val="00CF347B"/>
    <w:rsid w:val="00CF3BAD"/>
    <w:rsid w:val="00CF3EFE"/>
    <w:rsid w:val="00CF3FDF"/>
    <w:rsid w:val="00CF4B19"/>
    <w:rsid w:val="00CF4CB3"/>
    <w:rsid w:val="00CF636F"/>
    <w:rsid w:val="00CF6AD4"/>
    <w:rsid w:val="00CF6F76"/>
    <w:rsid w:val="00CF7EB9"/>
    <w:rsid w:val="00CF7ED7"/>
    <w:rsid w:val="00CF7EE8"/>
    <w:rsid w:val="00D0008E"/>
    <w:rsid w:val="00D00294"/>
    <w:rsid w:val="00D01C8E"/>
    <w:rsid w:val="00D02562"/>
    <w:rsid w:val="00D02C72"/>
    <w:rsid w:val="00D03C6B"/>
    <w:rsid w:val="00D04FD4"/>
    <w:rsid w:val="00D05066"/>
    <w:rsid w:val="00D056B7"/>
    <w:rsid w:val="00D06127"/>
    <w:rsid w:val="00D06460"/>
    <w:rsid w:val="00D06665"/>
    <w:rsid w:val="00D067D9"/>
    <w:rsid w:val="00D06B6B"/>
    <w:rsid w:val="00D0725A"/>
    <w:rsid w:val="00D07B77"/>
    <w:rsid w:val="00D10F54"/>
    <w:rsid w:val="00D116CB"/>
    <w:rsid w:val="00D11F20"/>
    <w:rsid w:val="00D12109"/>
    <w:rsid w:val="00D1222D"/>
    <w:rsid w:val="00D123EE"/>
    <w:rsid w:val="00D132D2"/>
    <w:rsid w:val="00D137AB"/>
    <w:rsid w:val="00D1389F"/>
    <w:rsid w:val="00D13C2E"/>
    <w:rsid w:val="00D14AE6"/>
    <w:rsid w:val="00D14B81"/>
    <w:rsid w:val="00D162A7"/>
    <w:rsid w:val="00D164D4"/>
    <w:rsid w:val="00D16851"/>
    <w:rsid w:val="00D174EE"/>
    <w:rsid w:val="00D17C9F"/>
    <w:rsid w:val="00D17EAE"/>
    <w:rsid w:val="00D2073E"/>
    <w:rsid w:val="00D208A8"/>
    <w:rsid w:val="00D20C4E"/>
    <w:rsid w:val="00D21078"/>
    <w:rsid w:val="00D2249C"/>
    <w:rsid w:val="00D2352B"/>
    <w:rsid w:val="00D244FA"/>
    <w:rsid w:val="00D25861"/>
    <w:rsid w:val="00D26199"/>
    <w:rsid w:val="00D268CB"/>
    <w:rsid w:val="00D2695D"/>
    <w:rsid w:val="00D27A95"/>
    <w:rsid w:val="00D27AFA"/>
    <w:rsid w:val="00D30210"/>
    <w:rsid w:val="00D312E7"/>
    <w:rsid w:val="00D320B9"/>
    <w:rsid w:val="00D3235D"/>
    <w:rsid w:val="00D332C9"/>
    <w:rsid w:val="00D336FD"/>
    <w:rsid w:val="00D33BC0"/>
    <w:rsid w:val="00D33F5E"/>
    <w:rsid w:val="00D3451C"/>
    <w:rsid w:val="00D346D0"/>
    <w:rsid w:val="00D34A6B"/>
    <w:rsid w:val="00D35143"/>
    <w:rsid w:val="00D36DCA"/>
    <w:rsid w:val="00D379B5"/>
    <w:rsid w:val="00D37F8C"/>
    <w:rsid w:val="00D40DE3"/>
    <w:rsid w:val="00D41333"/>
    <w:rsid w:val="00D42D4A"/>
    <w:rsid w:val="00D4386B"/>
    <w:rsid w:val="00D456E4"/>
    <w:rsid w:val="00D459A0"/>
    <w:rsid w:val="00D46181"/>
    <w:rsid w:val="00D46568"/>
    <w:rsid w:val="00D4669E"/>
    <w:rsid w:val="00D46D11"/>
    <w:rsid w:val="00D472B2"/>
    <w:rsid w:val="00D476F4"/>
    <w:rsid w:val="00D479A6"/>
    <w:rsid w:val="00D479C1"/>
    <w:rsid w:val="00D47CD6"/>
    <w:rsid w:val="00D52390"/>
    <w:rsid w:val="00D5263F"/>
    <w:rsid w:val="00D529BD"/>
    <w:rsid w:val="00D541C0"/>
    <w:rsid w:val="00D54574"/>
    <w:rsid w:val="00D546AC"/>
    <w:rsid w:val="00D54701"/>
    <w:rsid w:val="00D54B0A"/>
    <w:rsid w:val="00D55224"/>
    <w:rsid w:val="00D55ACE"/>
    <w:rsid w:val="00D5693A"/>
    <w:rsid w:val="00D6037A"/>
    <w:rsid w:val="00D60602"/>
    <w:rsid w:val="00D60BB9"/>
    <w:rsid w:val="00D60F09"/>
    <w:rsid w:val="00D61325"/>
    <w:rsid w:val="00D6185D"/>
    <w:rsid w:val="00D61B27"/>
    <w:rsid w:val="00D61C75"/>
    <w:rsid w:val="00D6277C"/>
    <w:rsid w:val="00D6443F"/>
    <w:rsid w:val="00D64F7D"/>
    <w:rsid w:val="00D65C36"/>
    <w:rsid w:val="00D67762"/>
    <w:rsid w:val="00D67A41"/>
    <w:rsid w:val="00D707DD"/>
    <w:rsid w:val="00D715FB"/>
    <w:rsid w:val="00D716DB"/>
    <w:rsid w:val="00D719DC"/>
    <w:rsid w:val="00D72084"/>
    <w:rsid w:val="00D72450"/>
    <w:rsid w:val="00D72867"/>
    <w:rsid w:val="00D72962"/>
    <w:rsid w:val="00D72D2E"/>
    <w:rsid w:val="00D72DB7"/>
    <w:rsid w:val="00D7375B"/>
    <w:rsid w:val="00D73B43"/>
    <w:rsid w:val="00D74164"/>
    <w:rsid w:val="00D74792"/>
    <w:rsid w:val="00D762E2"/>
    <w:rsid w:val="00D76B56"/>
    <w:rsid w:val="00D77E21"/>
    <w:rsid w:val="00D815F6"/>
    <w:rsid w:val="00D81D58"/>
    <w:rsid w:val="00D82725"/>
    <w:rsid w:val="00D82C3A"/>
    <w:rsid w:val="00D834EA"/>
    <w:rsid w:val="00D83522"/>
    <w:rsid w:val="00D8387A"/>
    <w:rsid w:val="00D84593"/>
    <w:rsid w:val="00D848F1"/>
    <w:rsid w:val="00D85E60"/>
    <w:rsid w:val="00D8602A"/>
    <w:rsid w:val="00D869CE"/>
    <w:rsid w:val="00D86A40"/>
    <w:rsid w:val="00D86FFE"/>
    <w:rsid w:val="00D87109"/>
    <w:rsid w:val="00D90097"/>
    <w:rsid w:val="00D900E3"/>
    <w:rsid w:val="00D90631"/>
    <w:rsid w:val="00D9081F"/>
    <w:rsid w:val="00D9237F"/>
    <w:rsid w:val="00D9239B"/>
    <w:rsid w:val="00D92F93"/>
    <w:rsid w:val="00D93065"/>
    <w:rsid w:val="00D93176"/>
    <w:rsid w:val="00D935DC"/>
    <w:rsid w:val="00D94B29"/>
    <w:rsid w:val="00D94E24"/>
    <w:rsid w:val="00D951C7"/>
    <w:rsid w:val="00D974CC"/>
    <w:rsid w:val="00D9793A"/>
    <w:rsid w:val="00DA0A38"/>
    <w:rsid w:val="00DA0ED2"/>
    <w:rsid w:val="00DA1D59"/>
    <w:rsid w:val="00DA2E13"/>
    <w:rsid w:val="00DA38AF"/>
    <w:rsid w:val="00DA4981"/>
    <w:rsid w:val="00DA4F0D"/>
    <w:rsid w:val="00DA584F"/>
    <w:rsid w:val="00DA623D"/>
    <w:rsid w:val="00DA6E43"/>
    <w:rsid w:val="00DA6FAE"/>
    <w:rsid w:val="00DA7B0F"/>
    <w:rsid w:val="00DB08A3"/>
    <w:rsid w:val="00DB0CD2"/>
    <w:rsid w:val="00DB0D83"/>
    <w:rsid w:val="00DB0F5D"/>
    <w:rsid w:val="00DB11B5"/>
    <w:rsid w:val="00DB11CE"/>
    <w:rsid w:val="00DB185A"/>
    <w:rsid w:val="00DB30D0"/>
    <w:rsid w:val="00DB3113"/>
    <w:rsid w:val="00DB36D0"/>
    <w:rsid w:val="00DB4264"/>
    <w:rsid w:val="00DB57C6"/>
    <w:rsid w:val="00DB58AC"/>
    <w:rsid w:val="00DB614D"/>
    <w:rsid w:val="00DB682A"/>
    <w:rsid w:val="00DB70D2"/>
    <w:rsid w:val="00DC01E7"/>
    <w:rsid w:val="00DC0C98"/>
    <w:rsid w:val="00DC0D6D"/>
    <w:rsid w:val="00DC184D"/>
    <w:rsid w:val="00DC21AD"/>
    <w:rsid w:val="00DC21E7"/>
    <w:rsid w:val="00DC234F"/>
    <w:rsid w:val="00DC2B59"/>
    <w:rsid w:val="00DC30C3"/>
    <w:rsid w:val="00DC34E6"/>
    <w:rsid w:val="00DC39B1"/>
    <w:rsid w:val="00DC3FEF"/>
    <w:rsid w:val="00DC477B"/>
    <w:rsid w:val="00DC4A0B"/>
    <w:rsid w:val="00DC4B3C"/>
    <w:rsid w:val="00DC553D"/>
    <w:rsid w:val="00DC5799"/>
    <w:rsid w:val="00DC6EBF"/>
    <w:rsid w:val="00DC7EE9"/>
    <w:rsid w:val="00DD1294"/>
    <w:rsid w:val="00DD1C70"/>
    <w:rsid w:val="00DD1E04"/>
    <w:rsid w:val="00DD4C75"/>
    <w:rsid w:val="00DD584A"/>
    <w:rsid w:val="00DD5D34"/>
    <w:rsid w:val="00DD6B42"/>
    <w:rsid w:val="00DD767F"/>
    <w:rsid w:val="00DE0065"/>
    <w:rsid w:val="00DE131A"/>
    <w:rsid w:val="00DE176B"/>
    <w:rsid w:val="00DE3298"/>
    <w:rsid w:val="00DE3856"/>
    <w:rsid w:val="00DE52A5"/>
    <w:rsid w:val="00DE5C04"/>
    <w:rsid w:val="00DE6F64"/>
    <w:rsid w:val="00DE717F"/>
    <w:rsid w:val="00DE7620"/>
    <w:rsid w:val="00DE7DAF"/>
    <w:rsid w:val="00DF2B27"/>
    <w:rsid w:val="00DF3D1C"/>
    <w:rsid w:val="00DF4775"/>
    <w:rsid w:val="00DF482E"/>
    <w:rsid w:val="00DF58C9"/>
    <w:rsid w:val="00DF6766"/>
    <w:rsid w:val="00DF689F"/>
    <w:rsid w:val="00E004E5"/>
    <w:rsid w:val="00E011BF"/>
    <w:rsid w:val="00E01BF6"/>
    <w:rsid w:val="00E01F3C"/>
    <w:rsid w:val="00E04351"/>
    <w:rsid w:val="00E04A6B"/>
    <w:rsid w:val="00E053E3"/>
    <w:rsid w:val="00E05EFC"/>
    <w:rsid w:val="00E06937"/>
    <w:rsid w:val="00E07284"/>
    <w:rsid w:val="00E10B68"/>
    <w:rsid w:val="00E10C63"/>
    <w:rsid w:val="00E10D21"/>
    <w:rsid w:val="00E119F0"/>
    <w:rsid w:val="00E11E5A"/>
    <w:rsid w:val="00E121EE"/>
    <w:rsid w:val="00E12491"/>
    <w:rsid w:val="00E1377E"/>
    <w:rsid w:val="00E13DF1"/>
    <w:rsid w:val="00E143CC"/>
    <w:rsid w:val="00E14622"/>
    <w:rsid w:val="00E1475D"/>
    <w:rsid w:val="00E154CD"/>
    <w:rsid w:val="00E15A34"/>
    <w:rsid w:val="00E162FA"/>
    <w:rsid w:val="00E16922"/>
    <w:rsid w:val="00E16B28"/>
    <w:rsid w:val="00E17087"/>
    <w:rsid w:val="00E17650"/>
    <w:rsid w:val="00E17817"/>
    <w:rsid w:val="00E20054"/>
    <w:rsid w:val="00E20482"/>
    <w:rsid w:val="00E2151B"/>
    <w:rsid w:val="00E2188C"/>
    <w:rsid w:val="00E21D0B"/>
    <w:rsid w:val="00E2227A"/>
    <w:rsid w:val="00E22A9D"/>
    <w:rsid w:val="00E239A4"/>
    <w:rsid w:val="00E23AC3"/>
    <w:rsid w:val="00E23DCC"/>
    <w:rsid w:val="00E251EB"/>
    <w:rsid w:val="00E2577F"/>
    <w:rsid w:val="00E25976"/>
    <w:rsid w:val="00E26C02"/>
    <w:rsid w:val="00E2729A"/>
    <w:rsid w:val="00E27721"/>
    <w:rsid w:val="00E27C1F"/>
    <w:rsid w:val="00E27DB1"/>
    <w:rsid w:val="00E30B46"/>
    <w:rsid w:val="00E31FFB"/>
    <w:rsid w:val="00E323DA"/>
    <w:rsid w:val="00E32B68"/>
    <w:rsid w:val="00E33DA7"/>
    <w:rsid w:val="00E34AA6"/>
    <w:rsid w:val="00E34F5C"/>
    <w:rsid w:val="00E3540B"/>
    <w:rsid w:val="00E358DB"/>
    <w:rsid w:val="00E37B91"/>
    <w:rsid w:val="00E37C10"/>
    <w:rsid w:val="00E4025A"/>
    <w:rsid w:val="00E4152F"/>
    <w:rsid w:val="00E415C0"/>
    <w:rsid w:val="00E41887"/>
    <w:rsid w:val="00E42BB8"/>
    <w:rsid w:val="00E42D5C"/>
    <w:rsid w:val="00E43701"/>
    <w:rsid w:val="00E43AAF"/>
    <w:rsid w:val="00E4425B"/>
    <w:rsid w:val="00E45390"/>
    <w:rsid w:val="00E45CF5"/>
    <w:rsid w:val="00E46137"/>
    <w:rsid w:val="00E478D7"/>
    <w:rsid w:val="00E47D10"/>
    <w:rsid w:val="00E502A6"/>
    <w:rsid w:val="00E508D2"/>
    <w:rsid w:val="00E50FEF"/>
    <w:rsid w:val="00E51ED1"/>
    <w:rsid w:val="00E54F07"/>
    <w:rsid w:val="00E57DD7"/>
    <w:rsid w:val="00E600ED"/>
    <w:rsid w:val="00E609D9"/>
    <w:rsid w:val="00E619AE"/>
    <w:rsid w:val="00E61D84"/>
    <w:rsid w:val="00E6208E"/>
    <w:rsid w:val="00E620DB"/>
    <w:rsid w:val="00E636DD"/>
    <w:rsid w:val="00E639BD"/>
    <w:rsid w:val="00E643B3"/>
    <w:rsid w:val="00E64ECA"/>
    <w:rsid w:val="00E6505A"/>
    <w:rsid w:val="00E656EC"/>
    <w:rsid w:val="00E65BD9"/>
    <w:rsid w:val="00E6653D"/>
    <w:rsid w:val="00E668BD"/>
    <w:rsid w:val="00E67ABA"/>
    <w:rsid w:val="00E70494"/>
    <w:rsid w:val="00E70BC8"/>
    <w:rsid w:val="00E7114C"/>
    <w:rsid w:val="00E7118B"/>
    <w:rsid w:val="00E7183D"/>
    <w:rsid w:val="00E723FE"/>
    <w:rsid w:val="00E72682"/>
    <w:rsid w:val="00E73D08"/>
    <w:rsid w:val="00E747DE"/>
    <w:rsid w:val="00E7481A"/>
    <w:rsid w:val="00E74C12"/>
    <w:rsid w:val="00E75A69"/>
    <w:rsid w:val="00E75FAC"/>
    <w:rsid w:val="00E76EE2"/>
    <w:rsid w:val="00E80D8C"/>
    <w:rsid w:val="00E84718"/>
    <w:rsid w:val="00E84882"/>
    <w:rsid w:val="00E85636"/>
    <w:rsid w:val="00E91726"/>
    <w:rsid w:val="00E92180"/>
    <w:rsid w:val="00E93AD0"/>
    <w:rsid w:val="00E93D63"/>
    <w:rsid w:val="00E93DC2"/>
    <w:rsid w:val="00E94D5F"/>
    <w:rsid w:val="00E955E4"/>
    <w:rsid w:val="00EA0D94"/>
    <w:rsid w:val="00EA3070"/>
    <w:rsid w:val="00EA3404"/>
    <w:rsid w:val="00EA3AA3"/>
    <w:rsid w:val="00EA4156"/>
    <w:rsid w:val="00EA41B2"/>
    <w:rsid w:val="00EA5663"/>
    <w:rsid w:val="00EA5B0E"/>
    <w:rsid w:val="00EA5BB5"/>
    <w:rsid w:val="00EA5D1F"/>
    <w:rsid w:val="00EA75EB"/>
    <w:rsid w:val="00EB0F3B"/>
    <w:rsid w:val="00EB15D1"/>
    <w:rsid w:val="00EB1684"/>
    <w:rsid w:val="00EB1C32"/>
    <w:rsid w:val="00EB207E"/>
    <w:rsid w:val="00EB2868"/>
    <w:rsid w:val="00EB31E1"/>
    <w:rsid w:val="00EB571C"/>
    <w:rsid w:val="00EB5931"/>
    <w:rsid w:val="00EB5B07"/>
    <w:rsid w:val="00EB5C5A"/>
    <w:rsid w:val="00EB5E89"/>
    <w:rsid w:val="00EB6437"/>
    <w:rsid w:val="00EB6580"/>
    <w:rsid w:val="00EC019B"/>
    <w:rsid w:val="00EC048D"/>
    <w:rsid w:val="00EC10E6"/>
    <w:rsid w:val="00EC1732"/>
    <w:rsid w:val="00EC1875"/>
    <w:rsid w:val="00EC2E49"/>
    <w:rsid w:val="00EC424E"/>
    <w:rsid w:val="00EC47CB"/>
    <w:rsid w:val="00EC488B"/>
    <w:rsid w:val="00EC4F2A"/>
    <w:rsid w:val="00EC59EC"/>
    <w:rsid w:val="00EC6153"/>
    <w:rsid w:val="00EC623B"/>
    <w:rsid w:val="00EC732B"/>
    <w:rsid w:val="00ED0BE4"/>
    <w:rsid w:val="00ED164C"/>
    <w:rsid w:val="00ED1991"/>
    <w:rsid w:val="00ED28C2"/>
    <w:rsid w:val="00ED3BED"/>
    <w:rsid w:val="00ED41D8"/>
    <w:rsid w:val="00ED5C88"/>
    <w:rsid w:val="00ED5FD9"/>
    <w:rsid w:val="00ED62F3"/>
    <w:rsid w:val="00ED7769"/>
    <w:rsid w:val="00ED7F8E"/>
    <w:rsid w:val="00EE09C7"/>
    <w:rsid w:val="00EE0ACC"/>
    <w:rsid w:val="00EE0EB8"/>
    <w:rsid w:val="00EE134E"/>
    <w:rsid w:val="00EE16C6"/>
    <w:rsid w:val="00EE21B8"/>
    <w:rsid w:val="00EE2492"/>
    <w:rsid w:val="00EE33DB"/>
    <w:rsid w:val="00EE3AE2"/>
    <w:rsid w:val="00EE3FF5"/>
    <w:rsid w:val="00EE445D"/>
    <w:rsid w:val="00EE4A89"/>
    <w:rsid w:val="00EE5B93"/>
    <w:rsid w:val="00EE5E8C"/>
    <w:rsid w:val="00EE6122"/>
    <w:rsid w:val="00EE67CE"/>
    <w:rsid w:val="00EE79CF"/>
    <w:rsid w:val="00EF0918"/>
    <w:rsid w:val="00EF0BEF"/>
    <w:rsid w:val="00EF102F"/>
    <w:rsid w:val="00EF11E0"/>
    <w:rsid w:val="00EF1554"/>
    <w:rsid w:val="00EF1A33"/>
    <w:rsid w:val="00EF28BC"/>
    <w:rsid w:val="00EF36AB"/>
    <w:rsid w:val="00EF3941"/>
    <w:rsid w:val="00EF40C6"/>
    <w:rsid w:val="00EF4129"/>
    <w:rsid w:val="00EF46EC"/>
    <w:rsid w:val="00EF6E3E"/>
    <w:rsid w:val="00EF7CF8"/>
    <w:rsid w:val="00F00217"/>
    <w:rsid w:val="00F00428"/>
    <w:rsid w:val="00F02126"/>
    <w:rsid w:val="00F025AB"/>
    <w:rsid w:val="00F027C3"/>
    <w:rsid w:val="00F03603"/>
    <w:rsid w:val="00F03660"/>
    <w:rsid w:val="00F036AF"/>
    <w:rsid w:val="00F03704"/>
    <w:rsid w:val="00F03952"/>
    <w:rsid w:val="00F04128"/>
    <w:rsid w:val="00F04837"/>
    <w:rsid w:val="00F0614E"/>
    <w:rsid w:val="00F10FF4"/>
    <w:rsid w:val="00F11057"/>
    <w:rsid w:val="00F11823"/>
    <w:rsid w:val="00F1329C"/>
    <w:rsid w:val="00F13584"/>
    <w:rsid w:val="00F152D0"/>
    <w:rsid w:val="00F154A7"/>
    <w:rsid w:val="00F16139"/>
    <w:rsid w:val="00F16A70"/>
    <w:rsid w:val="00F20408"/>
    <w:rsid w:val="00F20859"/>
    <w:rsid w:val="00F20924"/>
    <w:rsid w:val="00F20DFB"/>
    <w:rsid w:val="00F20EF9"/>
    <w:rsid w:val="00F217A6"/>
    <w:rsid w:val="00F2257C"/>
    <w:rsid w:val="00F23A60"/>
    <w:rsid w:val="00F23BB4"/>
    <w:rsid w:val="00F247BE"/>
    <w:rsid w:val="00F255BE"/>
    <w:rsid w:val="00F2573E"/>
    <w:rsid w:val="00F257A7"/>
    <w:rsid w:val="00F257AA"/>
    <w:rsid w:val="00F26FC4"/>
    <w:rsid w:val="00F30103"/>
    <w:rsid w:val="00F31F7F"/>
    <w:rsid w:val="00F3232C"/>
    <w:rsid w:val="00F32462"/>
    <w:rsid w:val="00F3337C"/>
    <w:rsid w:val="00F33704"/>
    <w:rsid w:val="00F33A62"/>
    <w:rsid w:val="00F340FA"/>
    <w:rsid w:val="00F345B2"/>
    <w:rsid w:val="00F34BAA"/>
    <w:rsid w:val="00F352EC"/>
    <w:rsid w:val="00F36E39"/>
    <w:rsid w:val="00F3728D"/>
    <w:rsid w:val="00F40ECF"/>
    <w:rsid w:val="00F41C75"/>
    <w:rsid w:val="00F42494"/>
    <w:rsid w:val="00F42732"/>
    <w:rsid w:val="00F4287D"/>
    <w:rsid w:val="00F432DA"/>
    <w:rsid w:val="00F43B5E"/>
    <w:rsid w:val="00F45B49"/>
    <w:rsid w:val="00F45C92"/>
    <w:rsid w:val="00F4776C"/>
    <w:rsid w:val="00F50409"/>
    <w:rsid w:val="00F51740"/>
    <w:rsid w:val="00F51ED8"/>
    <w:rsid w:val="00F5429D"/>
    <w:rsid w:val="00F5492F"/>
    <w:rsid w:val="00F54CB9"/>
    <w:rsid w:val="00F54FAD"/>
    <w:rsid w:val="00F551B7"/>
    <w:rsid w:val="00F557E5"/>
    <w:rsid w:val="00F55AAA"/>
    <w:rsid w:val="00F578BD"/>
    <w:rsid w:val="00F6334E"/>
    <w:rsid w:val="00F63C35"/>
    <w:rsid w:val="00F64288"/>
    <w:rsid w:val="00F64AF4"/>
    <w:rsid w:val="00F65F34"/>
    <w:rsid w:val="00F6601A"/>
    <w:rsid w:val="00F66AB8"/>
    <w:rsid w:val="00F673C1"/>
    <w:rsid w:val="00F677D5"/>
    <w:rsid w:val="00F67A50"/>
    <w:rsid w:val="00F70B26"/>
    <w:rsid w:val="00F7144F"/>
    <w:rsid w:val="00F7152A"/>
    <w:rsid w:val="00F71613"/>
    <w:rsid w:val="00F71622"/>
    <w:rsid w:val="00F71FA7"/>
    <w:rsid w:val="00F727EF"/>
    <w:rsid w:val="00F7426F"/>
    <w:rsid w:val="00F74671"/>
    <w:rsid w:val="00F75D16"/>
    <w:rsid w:val="00F75F83"/>
    <w:rsid w:val="00F7670A"/>
    <w:rsid w:val="00F76AFD"/>
    <w:rsid w:val="00F77631"/>
    <w:rsid w:val="00F8014F"/>
    <w:rsid w:val="00F80954"/>
    <w:rsid w:val="00F81BC6"/>
    <w:rsid w:val="00F82578"/>
    <w:rsid w:val="00F82AAC"/>
    <w:rsid w:val="00F83339"/>
    <w:rsid w:val="00F8344B"/>
    <w:rsid w:val="00F83E18"/>
    <w:rsid w:val="00F84B65"/>
    <w:rsid w:val="00F84CD5"/>
    <w:rsid w:val="00F865C7"/>
    <w:rsid w:val="00F87693"/>
    <w:rsid w:val="00F90241"/>
    <w:rsid w:val="00F9085E"/>
    <w:rsid w:val="00F9097C"/>
    <w:rsid w:val="00F90A15"/>
    <w:rsid w:val="00F90BEB"/>
    <w:rsid w:val="00F91A8F"/>
    <w:rsid w:val="00F92C5D"/>
    <w:rsid w:val="00F9311E"/>
    <w:rsid w:val="00F94EDC"/>
    <w:rsid w:val="00F95C62"/>
    <w:rsid w:val="00F96504"/>
    <w:rsid w:val="00F96820"/>
    <w:rsid w:val="00F973BB"/>
    <w:rsid w:val="00F9751E"/>
    <w:rsid w:val="00FA0AEF"/>
    <w:rsid w:val="00FA1AFF"/>
    <w:rsid w:val="00FA2918"/>
    <w:rsid w:val="00FA29B6"/>
    <w:rsid w:val="00FA2FEA"/>
    <w:rsid w:val="00FA360B"/>
    <w:rsid w:val="00FA3C36"/>
    <w:rsid w:val="00FA63C7"/>
    <w:rsid w:val="00FA7132"/>
    <w:rsid w:val="00FA7919"/>
    <w:rsid w:val="00FA7B1E"/>
    <w:rsid w:val="00FA7DC6"/>
    <w:rsid w:val="00FB0128"/>
    <w:rsid w:val="00FB0D53"/>
    <w:rsid w:val="00FB1C8B"/>
    <w:rsid w:val="00FB1CDA"/>
    <w:rsid w:val="00FB2372"/>
    <w:rsid w:val="00FB32F9"/>
    <w:rsid w:val="00FB33CD"/>
    <w:rsid w:val="00FB356F"/>
    <w:rsid w:val="00FB3CC7"/>
    <w:rsid w:val="00FB45CE"/>
    <w:rsid w:val="00FB4939"/>
    <w:rsid w:val="00FB49CC"/>
    <w:rsid w:val="00FB4B1C"/>
    <w:rsid w:val="00FB5763"/>
    <w:rsid w:val="00FB59EB"/>
    <w:rsid w:val="00FB6690"/>
    <w:rsid w:val="00FB74BF"/>
    <w:rsid w:val="00FB7FD1"/>
    <w:rsid w:val="00FC12BC"/>
    <w:rsid w:val="00FC2D04"/>
    <w:rsid w:val="00FC3825"/>
    <w:rsid w:val="00FC3834"/>
    <w:rsid w:val="00FC3B2B"/>
    <w:rsid w:val="00FC64C7"/>
    <w:rsid w:val="00FC792C"/>
    <w:rsid w:val="00FC7B65"/>
    <w:rsid w:val="00FC7EA0"/>
    <w:rsid w:val="00FD03FC"/>
    <w:rsid w:val="00FD04D7"/>
    <w:rsid w:val="00FD06A3"/>
    <w:rsid w:val="00FD0718"/>
    <w:rsid w:val="00FD1206"/>
    <w:rsid w:val="00FD1B08"/>
    <w:rsid w:val="00FD27D1"/>
    <w:rsid w:val="00FD2AD6"/>
    <w:rsid w:val="00FD2F85"/>
    <w:rsid w:val="00FD3213"/>
    <w:rsid w:val="00FD33D3"/>
    <w:rsid w:val="00FD3EBA"/>
    <w:rsid w:val="00FD426A"/>
    <w:rsid w:val="00FD493D"/>
    <w:rsid w:val="00FD5850"/>
    <w:rsid w:val="00FD592B"/>
    <w:rsid w:val="00FD6F82"/>
    <w:rsid w:val="00FE04D8"/>
    <w:rsid w:val="00FE1095"/>
    <w:rsid w:val="00FE23E8"/>
    <w:rsid w:val="00FE2428"/>
    <w:rsid w:val="00FE2B6E"/>
    <w:rsid w:val="00FE3047"/>
    <w:rsid w:val="00FE488C"/>
    <w:rsid w:val="00FE4E05"/>
    <w:rsid w:val="00FE5992"/>
    <w:rsid w:val="00FE5A7C"/>
    <w:rsid w:val="00FE6267"/>
    <w:rsid w:val="00FE754C"/>
    <w:rsid w:val="00FE7822"/>
    <w:rsid w:val="00FF0673"/>
    <w:rsid w:val="00FF14A1"/>
    <w:rsid w:val="00FF198D"/>
    <w:rsid w:val="00FF1AF1"/>
    <w:rsid w:val="00FF1B68"/>
    <w:rsid w:val="00FF1E1C"/>
    <w:rsid w:val="00FF2597"/>
    <w:rsid w:val="00FF285A"/>
    <w:rsid w:val="00FF31D8"/>
    <w:rsid w:val="00FF3709"/>
    <w:rsid w:val="00FF3AFC"/>
    <w:rsid w:val="00FF3B3B"/>
    <w:rsid w:val="00FF3DED"/>
    <w:rsid w:val="00FF431B"/>
    <w:rsid w:val="00FF5477"/>
    <w:rsid w:val="00FF66BA"/>
    <w:rsid w:val="00FF6CC6"/>
    <w:rsid w:val="00FF6CE9"/>
    <w:rsid w:val="00FF6E47"/>
    <w:rsid w:val="00FF7121"/>
    <w:rsid w:val="00FF7463"/>
    <w:rsid w:val="00FF7768"/>
    <w:rsid w:val="00FF7A08"/>
    <w:rsid w:val="00FF7FC6"/>
    <w:rsid w:val="134916A4"/>
    <w:rsid w:val="17C2F685"/>
    <w:rsid w:val="1CBE8213"/>
    <w:rsid w:val="291D19FE"/>
    <w:rsid w:val="529E1607"/>
    <w:rsid w:val="5AD0818B"/>
    <w:rsid w:val="6F2FB5C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61EB93"/>
  <w15:chartTrackingRefBased/>
  <w15:docId w15:val="{126A5E6E-01C2-4750-80E1-181807A7D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2DA"/>
    <w:pPr>
      <w:spacing w:line="360" w:lineRule="auto"/>
      <w:jc w:val="both"/>
    </w:pPr>
    <w:rPr>
      <w:rFonts w:ascii="Times New Roman" w:hAnsi="Times New Roman"/>
      <w:sz w:val="24"/>
      <w:lang w:val="fr-FR"/>
    </w:rPr>
  </w:style>
  <w:style w:type="paragraph" w:styleId="Heading1">
    <w:name w:val="heading 1"/>
    <w:basedOn w:val="Normal"/>
    <w:next w:val="Normal"/>
    <w:link w:val="Heading1Char"/>
    <w:autoRedefine/>
    <w:uiPriority w:val="9"/>
    <w:qFormat/>
    <w:rsid w:val="0037320E"/>
    <w:pPr>
      <w:keepNext/>
      <w:keepLines/>
      <w:numPr>
        <w:numId w:val="18"/>
      </w:numPr>
      <w:spacing w:before="480" w:after="0"/>
      <w:outlineLvl w:val="0"/>
    </w:pPr>
    <w:rPr>
      <w:rFonts w:eastAsiaTheme="majorEastAsia" w:cstheme="majorBidi"/>
      <w:b/>
      <w:color w:val="000000" w:themeColor="text1"/>
      <w:sz w:val="32"/>
      <w:szCs w:val="32"/>
    </w:rPr>
  </w:style>
  <w:style w:type="paragraph" w:styleId="Heading2">
    <w:name w:val="heading 2"/>
    <w:basedOn w:val="Heading1"/>
    <w:next w:val="Heading1"/>
    <w:link w:val="Heading2Char"/>
    <w:autoRedefine/>
    <w:uiPriority w:val="9"/>
    <w:unhideWhenUsed/>
    <w:qFormat/>
    <w:rsid w:val="00DC34E6"/>
    <w:pPr>
      <w:numPr>
        <w:ilvl w:val="1"/>
      </w:numPr>
      <w:spacing w:before="100" w:beforeAutospacing="1"/>
      <w:outlineLvl w:val="1"/>
    </w:pPr>
    <w:rPr>
      <w:sz w:val="28"/>
      <w:szCs w:val="26"/>
    </w:rPr>
  </w:style>
  <w:style w:type="paragraph" w:styleId="Heading3">
    <w:name w:val="heading 3"/>
    <w:basedOn w:val="Heading2"/>
    <w:next w:val="Heading2"/>
    <w:link w:val="Heading3Char"/>
    <w:autoRedefine/>
    <w:uiPriority w:val="9"/>
    <w:unhideWhenUsed/>
    <w:qFormat/>
    <w:rsid w:val="002318CE"/>
    <w:pPr>
      <w:numPr>
        <w:ilvl w:val="2"/>
      </w:numPr>
      <w:outlineLvl w:val="2"/>
    </w:pPr>
    <w:rPr>
      <w:sz w:val="24"/>
      <w:szCs w:val="24"/>
    </w:rPr>
  </w:style>
  <w:style w:type="paragraph" w:styleId="Heading4">
    <w:name w:val="heading 4"/>
    <w:aliases w:val="titre fig"/>
    <w:basedOn w:val="Normal"/>
    <w:next w:val="Normal"/>
    <w:link w:val="Heading4Char"/>
    <w:uiPriority w:val="9"/>
    <w:unhideWhenUsed/>
    <w:qFormat/>
    <w:rsid w:val="007D67D1"/>
    <w:pPr>
      <w:keepNext/>
      <w:keepLines/>
      <w:spacing w:after="100" w:afterAutospacing="1" w:line="240" w:lineRule="auto"/>
      <w:ind w:left="720" w:right="720"/>
      <w:jc w:val="center"/>
      <w:outlineLvl w:val="3"/>
    </w:pPr>
    <w:rPr>
      <w:rFonts w:eastAsiaTheme="majorEastAsia" w:cstheme="majorBidi"/>
      <w:i/>
      <w:iCs/>
      <w:sz w:val="22"/>
    </w:rPr>
  </w:style>
  <w:style w:type="paragraph" w:styleId="Heading5">
    <w:name w:val="heading 5"/>
    <w:aliases w:val="notes"/>
    <w:basedOn w:val="Normal"/>
    <w:next w:val="Normal"/>
    <w:link w:val="Heading5Char"/>
    <w:uiPriority w:val="9"/>
    <w:unhideWhenUsed/>
    <w:qFormat/>
    <w:rsid w:val="0060172A"/>
    <w:pPr>
      <w:keepNext/>
      <w:keepLines/>
      <w:numPr>
        <w:ilvl w:val="4"/>
        <w:numId w:val="18"/>
      </w:numPr>
      <w:spacing w:after="100" w:afterAutospacing="1" w:line="240" w:lineRule="auto"/>
      <w:outlineLvl w:val="4"/>
    </w:pPr>
    <w:rPr>
      <w:rFonts w:eastAsiaTheme="majorEastAsia" w:cstheme="majorBidi"/>
      <w:color w:val="4472C4" w:themeColor="accent1"/>
      <w:sz w:val="20"/>
    </w:rPr>
  </w:style>
  <w:style w:type="paragraph" w:styleId="Heading6">
    <w:name w:val="heading 6"/>
    <w:basedOn w:val="Normal"/>
    <w:next w:val="Normal"/>
    <w:link w:val="Heading6Char"/>
    <w:uiPriority w:val="9"/>
    <w:unhideWhenUsed/>
    <w:rsid w:val="008D6CD8"/>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A26A9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6A9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6A9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390"/>
    <w:rPr>
      <w:color w:val="0563C1" w:themeColor="hyperlink"/>
      <w:u w:val="single"/>
    </w:rPr>
  </w:style>
  <w:style w:type="character" w:styleId="UnresolvedMention">
    <w:name w:val="Unresolved Mention"/>
    <w:basedOn w:val="DefaultParagraphFont"/>
    <w:uiPriority w:val="99"/>
    <w:semiHidden/>
    <w:unhideWhenUsed/>
    <w:rsid w:val="00E45390"/>
    <w:rPr>
      <w:color w:val="605E5C"/>
      <w:shd w:val="clear" w:color="auto" w:fill="E1DFDD"/>
    </w:rPr>
  </w:style>
  <w:style w:type="character" w:styleId="Strong">
    <w:name w:val="Strong"/>
    <w:basedOn w:val="DefaultParagraphFont"/>
    <w:uiPriority w:val="22"/>
    <w:qFormat/>
    <w:rsid w:val="00CD1319"/>
    <w:rPr>
      <w:b/>
      <w:bCs/>
    </w:rPr>
  </w:style>
  <w:style w:type="paragraph" w:styleId="ListParagraph">
    <w:name w:val="List Paragraph"/>
    <w:basedOn w:val="Normal"/>
    <w:uiPriority w:val="34"/>
    <w:rsid w:val="007109A7"/>
    <w:pPr>
      <w:ind w:left="720"/>
      <w:contextualSpacing/>
    </w:pPr>
  </w:style>
  <w:style w:type="table" w:styleId="TableGrid">
    <w:name w:val="Table Grid"/>
    <w:basedOn w:val="TableNormal"/>
    <w:uiPriority w:val="39"/>
    <w:rsid w:val="00C1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7D05"/>
    <w:rPr>
      <w:color w:val="954F72" w:themeColor="followedHyperlink"/>
      <w:u w:val="single"/>
    </w:rPr>
  </w:style>
  <w:style w:type="character" w:styleId="CommentReference">
    <w:name w:val="annotation reference"/>
    <w:basedOn w:val="DefaultParagraphFont"/>
    <w:uiPriority w:val="99"/>
    <w:semiHidden/>
    <w:unhideWhenUsed/>
    <w:rsid w:val="007B5C72"/>
    <w:rPr>
      <w:sz w:val="16"/>
      <w:szCs w:val="16"/>
    </w:rPr>
  </w:style>
  <w:style w:type="paragraph" w:styleId="CommentText">
    <w:name w:val="annotation text"/>
    <w:basedOn w:val="Normal"/>
    <w:link w:val="CommentTextChar"/>
    <w:uiPriority w:val="99"/>
    <w:unhideWhenUsed/>
    <w:rsid w:val="007B5C72"/>
    <w:pPr>
      <w:spacing w:line="240" w:lineRule="auto"/>
    </w:pPr>
    <w:rPr>
      <w:sz w:val="20"/>
      <w:szCs w:val="20"/>
    </w:rPr>
  </w:style>
  <w:style w:type="character" w:customStyle="1" w:styleId="CommentTextChar">
    <w:name w:val="Comment Text Char"/>
    <w:basedOn w:val="DefaultParagraphFont"/>
    <w:link w:val="CommentText"/>
    <w:uiPriority w:val="99"/>
    <w:rsid w:val="007B5C72"/>
    <w:rPr>
      <w:sz w:val="20"/>
      <w:szCs w:val="20"/>
    </w:rPr>
  </w:style>
  <w:style w:type="paragraph" w:styleId="CommentSubject">
    <w:name w:val="annotation subject"/>
    <w:basedOn w:val="CommentText"/>
    <w:next w:val="CommentText"/>
    <w:link w:val="CommentSubjectChar"/>
    <w:uiPriority w:val="99"/>
    <w:semiHidden/>
    <w:unhideWhenUsed/>
    <w:rsid w:val="007B5C72"/>
    <w:rPr>
      <w:b/>
      <w:bCs/>
    </w:rPr>
  </w:style>
  <w:style w:type="character" w:customStyle="1" w:styleId="CommentSubjectChar">
    <w:name w:val="Comment Subject Char"/>
    <w:basedOn w:val="CommentTextChar"/>
    <w:link w:val="CommentSubject"/>
    <w:uiPriority w:val="99"/>
    <w:semiHidden/>
    <w:rsid w:val="007B5C72"/>
    <w:rPr>
      <w:b/>
      <w:bCs/>
      <w:sz w:val="20"/>
      <w:szCs w:val="20"/>
    </w:rPr>
  </w:style>
  <w:style w:type="character" w:customStyle="1" w:styleId="cf01">
    <w:name w:val="cf01"/>
    <w:basedOn w:val="DefaultParagraphFont"/>
    <w:rsid w:val="001D41D7"/>
    <w:rPr>
      <w:rFonts w:ascii="Segoe UI" w:hAnsi="Segoe UI" w:cs="Segoe UI" w:hint="default"/>
      <w:b/>
      <w:bCs/>
      <w:sz w:val="18"/>
      <w:szCs w:val="18"/>
    </w:rPr>
  </w:style>
  <w:style w:type="paragraph" w:styleId="Header">
    <w:name w:val="header"/>
    <w:basedOn w:val="Normal"/>
    <w:link w:val="HeaderChar"/>
    <w:uiPriority w:val="99"/>
    <w:unhideWhenUsed/>
    <w:rsid w:val="0075626B"/>
    <w:pPr>
      <w:tabs>
        <w:tab w:val="center" w:pos="4703"/>
        <w:tab w:val="right" w:pos="9406"/>
      </w:tabs>
      <w:spacing w:after="0" w:line="240" w:lineRule="auto"/>
    </w:pPr>
  </w:style>
  <w:style w:type="character" w:customStyle="1" w:styleId="HeaderChar">
    <w:name w:val="Header Char"/>
    <w:basedOn w:val="DefaultParagraphFont"/>
    <w:link w:val="Header"/>
    <w:uiPriority w:val="99"/>
    <w:rsid w:val="0075626B"/>
  </w:style>
  <w:style w:type="paragraph" w:styleId="Footer">
    <w:name w:val="footer"/>
    <w:basedOn w:val="Normal"/>
    <w:link w:val="FooterChar"/>
    <w:uiPriority w:val="99"/>
    <w:unhideWhenUsed/>
    <w:rsid w:val="0075626B"/>
    <w:pPr>
      <w:tabs>
        <w:tab w:val="center" w:pos="4703"/>
        <w:tab w:val="right" w:pos="9406"/>
      </w:tabs>
      <w:spacing w:after="0" w:line="240" w:lineRule="auto"/>
    </w:pPr>
  </w:style>
  <w:style w:type="character" w:customStyle="1" w:styleId="FooterChar">
    <w:name w:val="Footer Char"/>
    <w:basedOn w:val="DefaultParagraphFont"/>
    <w:link w:val="Footer"/>
    <w:uiPriority w:val="99"/>
    <w:rsid w:val="0075626B"/>
  </w:style>
  <w:style w:type="paragraph" w:styleId="Bibliography">
    <w:name w:val="Bibliography"/>
    <w:basedOn w:val="Normal"/>
    <w:next w:val="Normal"/>
    <w:uiPriority w:val="37"/>
    <w:unhideWhenUsed/>
    <w:rsid w:val="00C12C55"/>
    <w:pPr>
      <w:spacing w:after="0" w:line="480" w:lineRule="auto"/>
      <w:ind w:left="720" w:hanging="720"/>
    </w:pPr>
  </w:style>
  <w:style w:type="character" w:customStyle="1" w:styleId="Heading1Char">
    <w:name w:val="Heading 1 Char"/>
    <w:basedOn w:val="DefaultParagraphFont"/>
    <w:link w:val="Heading1"/>
    <w:uiPriority w:val="9"/>
    <w:rsid w:val="0037320E"/>
    <w:rPr>
      <w:rFonts w:ascii="Times New Roman" w:eastAsiaTheme="majorEastAsia" w:hAnsi="Times New Roman" w:cstheme="majorBidi"/>
      <w:b/>
      <w:color w:val="000000" w:themeColor="text1"/>
      <w:sz w:val="32"/>
      <w:szCs w:val="32"/>
      <w:lang w:val="fr-FR"/>
    </w:rPr>
  </w:style>
  <w:style w:type="character" w:customStyle="1" w:styleId="Heading2Char">
    <w:name w:val="Heading 2 Char"/>
    <w:basedOn w:val="DefaultParagraphFont"/>
    <w:link w:val="Heading2"/>
    <w:uiPriority w:val="9"/>
    <w:rsid w:val="00DC34E6"/>
    <w:rPr>
      <w:rFonts w:ascii="Times New Roman" w:eastAsiaTheme="majorEastAsia" w:hAnsi="Times New Roman" w:cstheme="majorBidi"/>
      <w:b/>
      <w:color w:val="000000" w:themeColor="text1"/>
      <w:sz w:val="28"/>
      <w:szCs w:val="26"/>
      <w:lang w:val="fr-FR"/>
    </w:rPr>
  </w:style>
  <w:style w:type="character" w:customStyle="1" w:styleId="Heading3Char">
    <w:name w:val="Heading 3 Char"/>
    <w:basedOn w:val="DefaultParagraphFont"/>
    <w:link w:val="Heading3"/>
    <w:uiPriority w:val="9"/>
    <w:rsid w:val="002318CE"/>
    <w:rPr>
      <w:rFonts w:ascii="Times New Roman" w:eastAsiaTheme="majorEastAsia" w:hAnsi="Times New Roman" w:cstheme="majorBidi"/>
      <w:b/>
      <w:color w:val="000000" w:themeColor="text1"/>
      <w:sz w:val="24"/>
      <w:szCs w:val="24"/>
      <w:lang w:val="fr-FR"/>
    </w:rPr>
  </w:style>
  <w:style w:type="character" w:customStyle="1" w:styleId="Heading4Char">
    <w:name w:val="Heading 4 Char"/>
    <w:aliases w:val="titre fig Char"/>
    <w:basedOn w:val="DefaultParagraphFont"/>
    <w:link w:val="Heading4"/>
    <w:uiPriority w:val="9"/>
    <w:rsid w:val="007D67D1"/>
    <w:rPr>
      <w:rFonts w:ascii="Times New Roman" w:eastAsiaTheme="majorEastAsia" w:hAnsi="Times New Roman" w:cstheme="majorBidi"/>
      <w:i/>
      <w:iCs/>
      <w:lang w:val="fr-FR"/>
    </w:rPr>
  </w:style>
  <w:style w:type="character" w:customStyle="1" w:styleId="Heading5Char">
    <w:name w:val="Heading 5 Char"/>
    <w:aliases w:val="notes Char"/>
    <w:basedOn w:val="DefaultParagraphFont"/>
    <w:link w:val="Heading5"/>
    <w:uiPriority w:val="9"/>
    <w:rsid w:val="00D82725"/>
    <w:rPr>
      <w:rFonts w:ascii="Times New Roman" w:eastAsiaTheme="majorEastAsia" w:hAnsi="Times New Roman" w:cstheme="majorBidi"/>
      <w:color w:val="4472C4" w:themeColor="accent1"/>
      <w:sz w:val="20"/>
      <w:lang w:val="fr-FR"/>
    </w:rPr>
  </w:style>
  <w:style w:type="character" w:customStyle="1" w:styleId="Heading6Char">
    <w:name w:val="Heading 6 Char"/>
    <w:basedOn w:val="DefaultParagraphFont"/>
    <w:link w:val="Heading6"/>
    <w:uiPriority w:val="9"/>
    <w:rsid w:val="008D6CD8"/>
    <w:rPr>
      <w:rFonts w:asciiTheme="majorHAnsi" w:eastAsiaTheme="majorEastAsia" w:hAnsiTheme="majorHAnsi" w:cstheme="majorBidi"/>
      <w:color w:val="1F3763" w:themeColor="accent1" w:themeShade="7F"/>
      <w:sz w:val="24"/>
      <w:lang w:val="fr-FR"/>
    </w:rPr>
  </w:style>
  <w:style w:type="character" w:customStyle="1" w:styleId="Heading7Char">
    <w:name w:val="Heading 7 Char"/>
    <w:basedOn w:val="DefaultParagraphFont"/>
    <w:link w:val="Heading7"/>
    <w:uiPriority w:val="9"/>
    <w:semiHidden/>
    <w:rsid w:val="00A26A9A"/>
    <w:rPr>
      <w:rFonts w:asciiTheme="majorHAnsi" w:eastAsiaTheme="majorEastAsia" w:hAnsiTheme="majorHAnsi" w:cstheme="majorBidi"/>
      <w:i/>
      <w:iCs/>
      <w:color w:val="1F3763" w:themeColor="accent1" w:themeShade="7F"/>
      <w:sz w:val="24"/>
      <w:lang w:val="fr-FR"/>
    </w:rPr>
  </w:style>
  <w:style w:type="character" w:customStyle="1" w:styleId="Heading8Char">
    <w:name w:val="Heading 8 Char"/>
    <w:basedOn w:val="DefaultParagraphFont"/>
    <w:link w:val="Heading8"/>
    <w:uiPriority w:val="9"/>
    <w:semiHidden/>
    <w:rsid w:val="00A26A9A"/>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A26A9A"/>
    <w:rPr>
      <w:rFonts w:asciiTheme="majorHAnsi" w:eastAsiaTheme="majorEastAsia" w:hAnsiTheme="majorHAnsi" w:cstheme="majorBidi"/>
      <w:i/>
      <w:iCs/>
      <w:color w:val="272727" w:themeColor="text1" w:themeTint="D8"/>
      <w:sz w:val="21"/>
      <w:szCs w:val="21"/>
      <w:lang w:val="fr-FR"/>
    </w:rPr>
  </w:style>
  <w:style w:type="paragraph" w:styleId="NormalWeb">
    <w:name w:val="Normal (Web)"/>
    <w:basedOn w:val="Normal"/>
    <w:uiPriority w:val="99"/>
    <w:unhideWhenUsed/>
    <w:rsid w:val="00D123EE"/>
    <w:pPr>
      <w:spacing w:before="100" w:beforeAutospacing="1" w:after="100" w:afterAutospacing="1" w:line="240" w:lineRule="auto"/>
      <w:jc w:val="left"/>
    </w:pPr>
    <w:rPr>
      <w:rFonts w:eastAsia="Times New Roman" w:cs="Times New Roman"/>
      <w:kern w:val="0"/>
      <w:szCs w:val="24"/>
      <w:lang w:eastAsia="fr-FR"/>
      <w14:ligatures w14:val="none"/>
    </w:rPr>
  </w:style>
  <w:style w:type="paragraph" w:styleId="Revision">
    <w:name w:val="Revision"/>
    <w:hidden/>
    <w:uiPriority w:val="99"/>
    <w:semiHidden/>
    <w:rsid w:val="00B20918"/>
    <w:pPr>
      <w:spacing w:after="0" w:line="240" w:lineRule="auto"/>
    </w:pPr>
    <w:rPr>
      <w:rFonts w:ascii="Times New Roman" w:hAnsi="Times New Roman"/>
      <w:sz w:val="24"/>
      <w:lang w:val="fr-FR"/>
    </w:rPr>
  </w:style>
  <w:style w:type="paragraph" w:styleId="BalloonText">
    <w:name w:val="Balloon Text"/>
    <w:basedOn w:val="Normal"/>
    <w:link w:val="BalloonTextChar"/>
    <w:uiPriority w:val="99"/>
    <w:semiHidden/>
    <w:unhideWhenUsed/>
    <w:rsid w:val="00BB3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3790"/>
    <w:rPr>
      <w:rFonts w:ascii="Segoe UI" w:hAnsi="Segoe UI" w:cs="Segoe UI"/>
      <w:sz w:val="18"/>
      <w:szCs w:val="18"/>
      <w:lang w:val="fr-FR"/>
    </w:rPr>
  </w:style>
  <w:style w:type="table" w:styleId="ListTable1Light">
    <w:name w:val="List Table 1 Light"/>
    <w:basedOn w:val="TableNormal"/>
    <w:uiPriority w:val="46"/>
    <w:rsid w:val="00853F5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D7E6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0549">
      <w:bodyDiv w:val="1"/>
      <w:marLeft w:val="0"/>
      <w:marRight w:val="0"/>
      <w:marTop w:val="0"/>
      <w:marBottom w:val="0"/>
      <w:divBdr>
        <w:top w:val="none" w:sz="0" w:space="0" w:color="auto"/>
        <w:left w:val="none" w:sz="0" w:space="0" w:color="auto"/>
        <w:bottom w:val="none" w:sz="0" w:space="0" w:color="auto"/>
        <w:right w:val="none" w:sz="0" w:space="0" w:color="auto"/>
      </w:divBdr>
      <w:divsChild>
        <w:div w:id="1659843060">
          <w:marLeft w:val="480"/>
          <w:marRight w:val="0"/>
          <w:marTop w:val="0"/>
          <w:marBottom w:val="0"/>
          <w:divBdr>
            <w:top w:val="none" w:sz="0" w:space="0" w:color="auto"/>
            <w:left w:val="none" w:sz="0" w:space="0" w:color="auto"/>
            <w:bottom w:val="none" w:sz="0" w:space="0" w:color="auto"/>
            <w:right w:val="none" w:sz="0" w:space="0" w:color="auto"/>
          </w:divBdr>
          <w:divsChild>
            <w:div w:id="1586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7702">
      <w:bodyDiv w:val="1"/>
      <w:marLeft w:val="0"/>
      <w:marRight w:val="0"/>
      <w:marTop w:val="0"/>
      <w:marBottom w:val="0"/>
      <w:divBdr>
        <w:top w:val="none" w:sz="0" w:space="0" w:color="auto"/>
        <w:left w:val="none" w:sz="0" w:space="0" w:color="auto"/>
        <w:bottom w:val="none" w:sz="0" w:space="0" w:color="auto"/>
        <w:right w:val="none" w:sz="0" w:space="0" w:color="auto"/>
      </w:divBdr>
    </w:div>
    <w:div w:id="27293334">
      <w:bodyDiv w:val="1"/>
      <w:marLeft w:val="0"/>
      <w:marRight w:val="0"/>
      <w:marTop w:val="0"/>
      <w:marBottom w:val="0"/>
      <w:divBdr>
        <w:top w:val="none" w:sz="0" w:space="0" w:color="auto"/>
        <w:left w:val="none" w:sz="0" w:space="0" w:color="auto"/>
        <w:bottom w:val="none" w:sz="0" w:space="0" w:color="auto"/>
        <w:right w:val="none" w:sz="0" w:space="0" w:color="auto"/>
      </w:divBdr>
    </w:div>
    <w:div w:id="32538359">
      <w:bodyDiv w:val="1"/>
      <w:marLeft w:val="0"/>
      <w:marRight w:val="0"/>
      <w:marTop w:val="0"/>
      <w:marBottom w:val="0"/>
      <w:divBdr>
        <w:top w:val="none" w:sz="0" w:space="0" w:color="auto"/>
        <w:left w:val="none" w:sz="0" w:space="0" w:color="auto"/>
        <w:bottom w:val="none" w:sz="0" w:space="0" w:color="auto"/>
        <w:right w:val="none" w:sz="0" w:space="0" w:color="auto"/>
      </w:divBdr>
      <w:divsChild>
        <w:div w:id="1905067265">
          <w:marLeft w:val="480"/>
          <w:marRight w:val="0"/>
          <w:marTop w:val="0"/>
          <w:marBottom w:val="0"/>
          <w:divBdr>
            <w:top w:val="none" w:sz="0" w:space="0" w:color="auto"/>
            <w:left w:val="none" w:sz="0" w:space="0" w:color="auto"/>
            <w:bottom w:val="none" w:sz="0" w:space="0" w:color="auto"/>
            <w:right w:val="none" w:sz="0" w:space="0" w:color="auto"/>
          </w:divBdr>
          <w:divsChild>
            <w:div w:id="147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7866">
      <w:bodyDiv w:val="1"/>
      <w:marLeft w:val="0"/>
      <w:marRight w:val="0"/>
      <w:marTop w:val="0"/>
      <w:marBottom w:val="0"/>
      <w:divBdr>
        <w:top w:val="none" w:sz="0" w:space="0" w:color="auto"/>
        <w:left w:val="none" w:sz="0" w:space="0" w:color="auto"/>
        <w:bottom w:val="none" w:sz="0" w:space="0" w:color="auto"/>
        <w:right w:val="none" w:sz="0" w:space="0" w:color="auto"/>
      </w:divBdr>
    </w:div>
    <w:div w:id="136917614">
      <w:bodyDiv w:val="1"/>
      <w:marLeft w:val="0"/>
      <w:marRight w:val="0"/>
      <w:marTop w:val="0"/>
      <w:marBottom w:val="0"/>
      <w:divBdr>
        <w:top w:val="none" w:sz="0" w:space="0" w:color="auto"/>
        <w:left w:val="none" w:sz="0" w:space="0" w:color="auto"/>
        <w:bottom w:val="none" w:sz="0" w:space="0" w:color="auto"/>
        <w:right w:val="none" w:sz="0" w:space="0" w:color="auto"/>
      </w:divBdr>
    </w:div>
    <w:div w:id="299464765">
      <w:bodyDiv w:val="1"/>
      <w:marLeft w:val="0"/>
      <w:marRight w:val="0"/>
      <w:marTop w:val="0"/>
      <w:marBottom w:val="0"/>
      <w:divBdr>
        <w:top w:val="none" w:sz="0" w:space="0" w:color="auto"/>
        <w:left w:val="none" w:sz="0" w:space="0" w:color="auto"/>
        <w:bottom w:val="none" w:sz="0" w:space="0" w:color="auto"/>
        <w:right w:val="none" w:sz="0" w:space="0" w:color="auto"/>
      </w:divBdr>
    </w:div>
    <w:div w:id="318577396">
      <w:bodyDiv w:val="1"/>
      <w:marLeft w:val="0"/>
      <w:marRight w:val="0"/>
      <w:marTop w:val="0"/>
      <w:marBottom w:val="0"/>
      <w:divBdr>
        <w:top w:val="none" w:sz="0" w:space="0" w:color="auto"/>
        <w:left w:val="none" w:sz="0" w:space="0" w:color="auto"/>
        <w:bottom w:val="none" w:sz="0" w:space="0" w:color="auto"/>
        <w:right w:val="none" w:sz="0" w:space="0" w:color="auto"/>
      </w:divBdr>
    </w:div>
    <w:div w:id="330643987">
      <w:bodyDiv w:val="1"/>
      <w:marLeft w:val="0"/>
      <w:marRight w:val="0"/>
      <w:marTop w:val="0"/>
      <w:marBottom w:val="0"/>
      <w:divBdr>
        <w:top w:val="none" w:sz="0" w:space="0" w:color="auto"/>
        <w:left w:val="none" w:sz="0" w:space="0" w:color="auto"/>
        <w:bottom w:val="none" w:sz="0" w:space="0" w:color="auto"/>
        <w:right w:val="none" w:sz="0" w:space="0" w:color="auto"/>
      </w:divBdr>
    </w:div>
    <w:div w:id="416484019">
      <w:bodyDiv w:val="1"/>
      <w:marLeft w:val="0"/>
      <w:marRight w:val="0"/>
      <w:marTop w:val="0"/>
      <w:marBottom w:val="0"/>
      <w:divBdr>
        <w:top w:val="none" w:sz="0" w:space="0" w:color="auto"/>
        <w:left w:val="none" w:sz="0" w:space="0" w:color="auto"/>
        <w:bottom w:val="none" w:sz="0" w:space="0" w:color="auto"/>
        <w:right w:val="none" w:sz="0" w:space="0" w:color="auto"/>
      </w:divBdr>
    </w:div>
    <w:div w:id="439028106">
      <w:bodyDiv w:val="1"/>
      <w:marLeft w:val="0"/>
      <w:marRight w:val="0"/>
      <w:marTop w:val="0"/>
      <w:marBottom w:val="0"/>
      <w:divBdr>
        <w:top w:val="none" w:sz="0" w:space="0" w:color="auto"/>
        <w:left w:val="none" w:sz="0" w:space="0" w:color="auto"/>
        <w:bottom w:val="none" w:sz="0" w:space="0" w:color="auto"/>
        <w:right w:val="none" w:sz="0" w:space="0" w:color="auto"/>
      </w:divBdr>
    </w:div>
    <w:div w:id="472716899">
      <w:bodyDiv w:val="1"/>
      <w:marLeft w:val="0"/>
      <w:marRight w:val="0"/>
      <w:marTop w:val="0"/>
      <w:marBottom w:val="0"/>
      <w:divBdr>
        <w:top w:val="none" w:sz="0" w:space="0" w:color="auto"/>
        <w:left w:val="none" w:sz="0" w:space="0" w:color="auto"/>
        <w:bottom w:val="none" w:sz="0" w:space="0" w:color="auto"/>
        <w:right w:val="none" w:sz="0" w:space="0" w:color="auto"/>
      </w:divBdr>
    </w:div>
    <w:div w:id="485897591">
      <w:bodyDiv w:val="1"/>
      <w:marLeft w:val="0"/>
      <w:marRight w:val="0"/>
      <w:marTop w:val="0"/>
      <w:marBottom w:val="0"/>
      <w:divBdr>
        <w:top w:val="none" w:sz="0" w:space="0" w:color="auto"/>
        <w:left w:val="none" w:sz="0" w:space="0" w:color="auto"/>
        <w:bottom w:val="none" w:sz="0" w:space="0" w:color="auto"/>
        <w:right w:val="none" w:sz="0" w:space="0" w:color="auto"/>
      </w:divBdr>
    </w:div>
    <w:div w:id="520093870">
      <w:bodyDiv w:val="1"/>
      <w:marLeft w:val="0"/>
      <w:marRight w:val="0"/>
      <w:marTop w:val="0"/>
      <w:marBottom w:val="0"/>
      <w:divBdr>
        <w:top w:val="none" w:sz="0" w:space="0" w:color="auto"/>
        <w:left w:val="none" w:sz="0" w:space="0" w:color="auto"/>
        <w:bottom w:val="none" w:sz="0" w:space="0" w:color="auto"/>
        <w:right w:val="none" w:sz="0" w:space="0" w:color="auto"/>
      </w:divBdr>
    </w:div>
    <w:div w:id="524371106">
      <w:bodyDiv w:val="1"/>
      <w:marLeft w:val="0"/>
      <w:marRight w:val="0"/>
      <w:marTop w:val="0"/>
      <w:marBottom w:val="0"/>
      <w:divBdr>
        <w:top w:val="none" w:sz="0" w:space="0" w:color="auto"/>
        <w:left w:val="none" w:sz="0" w:space="0" w:color="auto"/>
        <w:bottom w:val="none" w:sz="0" w:space="0" w:color="auto"/>
        <w:right w:val="none" w:sz="0" w:space="0" w:color="auto"/>
      </w:divBdr>
    </w:div>
    <w:div w:id="536433163">
      <w:bodyDiv w:val="1"/>
      <w:marLeft w:val="0"/>
      <w:marRight w:val="0"/>
      <w:marTop w:val="0"/>
      <w:marBottom w:val="0"/>
      <w:divBdr>
        <w:top w:val="none" w:sz="0" w:space="0" w:color="auto"/>
        <w:left w:val="none" w:sz="0" w:space="0" w:color="auto"/>
        <w:bottom w:val="none" w:sz="0" w:space="0" w:color="auto"/>
        <w:right w:val="none" w:sz="0" w:space="0" w:color="auto"/>
      </w:divBdr>
      <w:divsChild>
        <w:div w:id="283849058">
          <w:marLeft w:val="480"/>
          <w:marRight w:val="0"/>
          <w:marTop w:val="0"/>
          <w:marBottom w:val="0"/>
          <w:divBdr>
            <w:top w:val="none" w:sz="0" w:space="0" w:color="auto"/>
            <w:left w:val="none" w:sz="0" w:space="0" w:color="auto"/>
            <w:bottom w:val="none" w:sz="0" w:space="0" w:color="auto"/>
            <w:right w:val="none" w:sz="0" w:space="0" w:color="auto"/>
          </w:divBdr>
          <w:divsChild>
            <w:div w:id="14798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50690">
      <w:bodyDiv w:val="1"/>
      <w:marLeft w:val="0"/>
      <w:marRight w:val="0"/>
      <w:marTop w:val="0"/>
      <w:marBottom w:val="0"/>
      <w:divBdr>
        <w:top w:val="none" w:sz="0" w:space="0" w:color="auto"/>
        <w:left w:val="none" w:sz="0" w:space="0" w:color="auto"/>
        <w:bottom w:val="none" w:sz="0" w:space="0" w:color="auto"/>
        <w:right w:val="none" w:sz="0" w:space="0" w:color="auto"/>
      </w:divBdr>
    </w:div>
    <w:div w:id="568805522">
      <w:bodyDiv w:val="1"/>
      <w:marLeft w:val="0"/>
      <w:marRight w:val="0"/>
      <w:marTop w:val="0"/>
      <w:marBottom w:val="0"/>
      <w:divBdr>
        <w:top w:val="none" w:sz="0" w:space="0" w:color="auto"/>
        <w:left w:val="none" w:sz="0" w:space="0" w:color="auto"/>
        <w:bottom w:val="none" w:sz="0" w:space="0" w:color="auto"/>
        <w:right w:val="none" w:sz="0" w:space="0" w:color="auto"/>
      </w:divBdr>
    </w:div>
    <w:div w:id="582908882">
      <w:bodyDiv w:val="1"/>
      <w:marLeft w:val="0"/>
      <w:marRight w:val="0"/>
      <w:marTop w:val="0"/>
      <w:marBottom w:val="0"/>
      <w:divBdr>
        <w:top w:val="none" w:sz="0" w:space="0" w:color="auto"/>
        <w:left w:val="none" w:sz="0" w:space="0" w:color="auto"/>
        <w:bottom w:val="none" w:sz="0" w:space="0" w:color="auto"/>
        <w:right w:val="none" w:sz="0" w:space="0" w:color="auto"/>
      </w:divBdr>
    </w:div>
    <w:div w:id="636186370">
      <w:bodyDiv w:val="1"/>
      <w:marLeft w:val="0"/>
      <w:marRight w:val="0"/>
      <w:marTop w:val="0"/>
      <w:marBottom w:val="0"/>
      <w:divBdr>
        <w:top w:val="none" w:sz="0" w:space="0" w:color="auto"/>
        <w:left w:val="none" w:sz="0" w:space="0" w:color="auto"/>
        <w:bottom w:val="none" w:sz="0" w:space="0" w:color="auto"/>
        <w:right w:val="none" w:sz="0" w:space="0" w:color="auto"/>
      </w:divBdr>
    </w:div>
    <w:div w:id="669522651">
      <w:bodyDiv w:val="1"/>
      <w:marLeft w:val="0"/>
      <w:marRight w:val="0"/>
      <w:marTop w:val="0"/>
      <w:marBottom w:val="0"/>
      <w:divBdr>
        <w:top w:val="none" w:sz="0" w:space="0" w:color="auto"/>
        <w:left w:val="none" w:sz="0" w:space="0" w:color="auto"/>
        <w:bottom w:val="none" w:sz="0" w:space="0" w:color="auto"/>
        <w:right w:val="none" w:sz="0" w:space="0" w:color="auto"/>
      </w:divBdr>
    </w:div>
    <w:div w:id="711880772">
      <w:bodyDiv w:val="1"/>
      <w:marLeft w:val="0"/>
      <w:marRight w:val="0"/>
      <w:marTop w:val="0"/>
      <w:marBottom w:val="0"/>
      <w:divBdr>
        <w:top w:val="none" w:sz="0" w:space="0" w:color="auto"/>
        <w:left w:val="none" w:sz="0" w:space="0" w:color="auto"/>
        <w:bottom w:val="none" w:sz="0" w:space="0" w:color="auto"/>
        <w:right w:val="none" w:sz="0" w:space="0" w:color="auto"/>
      </w:divBdr>
    </w:div>
    <w:div w:id="718237914">
      <w:bodyDiv w:val="1"/>
      <w:marLeft w:val="0"/>
      <w:marRight w:val="0"/>
      <w:marTop w:val="0"/>
      <w:marBottom w:val="0"/>
      <w:divBdr>
        <w:top w:val="none" w:sz="0" w:space="0" w:color="auto"/>
        <w:left w:val="none" w:sz="0" w:space="0" w:color="auto"/>
        <w:bottom w:val="none" w:sz="0" w:space="0" w:color="auto"/>
        <w:right w:val="none" w:sz="0" w:space="0" w:color="auto"/>
      </w:divBdr>
    </w:div>
    <w:div w:id="743799178">
      <w:bodyDiv w:val="1"/>
      <w:marLeft w:val="0"/>
      <w:marRight w:val="0"/>
      <w:marTop w:val="0"/>
      <w:marBottom w:val="0"/>
      <w:divBdr>
        <w:top w:val="none" w:sz="0" w:space="0" w:color="auto"/>
        <w:left w:val="none" w:sz="0" w:space="0" w:color="auto"/>
        <w:bottom w:val="none" w:sz="0" w:space="0" w:color="auto"/>
        <w:right w:val="none" w:sz="0" w:space="0" w:color="auto"/>
      </w:divBdr>
    </w:div>
    <w:div w:id="771585962">
      <w:bodyDiv w:val="1"/>
      <w:marLeft w:val="0"/>
      <w:marRight w:val="0"/>
      <w:marTop w:val="0"/>
      <w:marBottom w:val="0"/>
      <w:divBdr>
        <w:top w:val="none" w:sz="0" w:space="0" w:color="auto"/>
        <w:left w:val="none" w:sz="0" w:space="0" w:color="auto"/>
        <w:bottom w:val="none" w:sz="0" w:space="0" w:color="auto"/>
        <w:right w:val="none" w:sz="0" w:space="0" w:color="auto"/>
      </w:divBdr>
      <w:divsChild>
        <w:div w:id="929849135">
          <w:marLeft w:val="480"/>
          <w:marRight w:val="0"/>
          <w:marTop w:val="0"/>
          <w:marBottom w:val="0"/>
          <w:divBdr>
            <w:top w:val="none" w:sz="0" w:space="0" w:color="auto"/>
            <w:left w:val="none" w:sz="0" w:space="0" w:color="auto"/>
            <w:bottom w:val="none" w:sz="0" w:space="0" w:color="auto"/>
            <w:right w:val="none" w:sz="0" w:space="0" w:color="auto"/>
          </w:divBdr>
          <w:divsChild>
            <w:div w:id="190918162">
              <w:marLeft w:val="0"/>
              <w:marRight w:val="0"/>
              <w:marTop w:val="0"/>
              <w:marBottom w:val="0"/>
              <w:divBdr>
                <w:top w:val="none" w:sz="0" w:space="0" w:color="auto"/>
                <w:left w:val="none" w:sz="0" w:space="0" w:color="auto"/>
                <w:bottom w:val="none" w:sz="0" w:space="0" w:color="auto"/>
                <w:right w:val="none" w:sz="0" w:space="0" w:color="auto"/>
              </w:divBdr>
            </w:div>
            <w:div w:id="269435661">
              <w:marLeft w:val="0"/>
              <w:marRight w:val="0"/>
              <w:marTop w:val="0"/>
              <w:marBottom w:val="0"/>
              <w:divBdr>
                <w:top w:val="none" w:sz="0" w:space="0" w:color="auto"/>
                <w:left w:val="none" w:sz="0" w:space="0" w:color="auto"/>
                <w:bottom w:val="none" w:sz="0" w:space="0" w:color="auto"/>
                <w:right w:val="none" w:sz="0" w:space="0" w:color="auto"/>
              </w:divBdr>
            </w:div>
            <w:div w:id="406071753">
              <w:marLeft w:val="0"/>
              <w:marRight w:val="0"/>
              <w:marTop w:val="0"/>
              <w:marBottom w:val="0"/>
              <w:divBdr>
                <w:top w:val="none" w:sz="0" w:space="0" w:color="auto"/>
                <w:left w:val="none" w:sz="0" w:space="0" w:color="auto"/>
                <w:bottom w:val="none" w:sz="0" w:space="0" w:color="auto"/>
                <w:right w:val="none" w:sz="0" w:space="0" w:color="auto"/>
              </w:divBdr>
            </w:div>
            <w:div w:id="427847560">
              <w:marLeft w:val="0"/>
              <w:marRight w:val="0"/>
              <w:marTop w:val="0"/>
              <w:marBottom w:val="0"/>
              <w:divBdr>
                <w:top w:val="none" w:sz="0" w:space="0" w:color="auto"/>
                <w:left w:val="none" w:sz="0" w:space="0" w:color="auto"/>
                <w:bottom w:val="none" w:sz="0" w:space="0" w:color="auto"/>
                <w:right w:val="none" w:sz="0" w:space="0" w:color="auto"/>
              </w:divBdr>
            </w:div>
            <w:div w:id="441192862">
              <w:marLeft w:val="0"/>
              <w:marRight w:val="0"/>
              <w:marTop w:val="0"/>
              <w:marBottom w:val="0"/>
              <w:divBdr>
                <w:top w:val="none" w:sz="0" w:space="0" w:color="auto"/>
                <w:left w:val="none" w:sz="0" w:space="0" w:color="auto"/>
                <w:bottom w:val="none" w:sz="0" w:space="0" w:color="auto"/>
                <w:right w:val="none" w:sz="0" w:space="0" w:color="auto"/>
              </w:divBdr>
            </w:div>
            <w:div w:id="515921401">
              <w:marLeft w:val="0"/>
              <w:marRight w:val="0"/>
              <w:marTop w:val="0"/>
              <w:marBottom w:val="0"/>
              <w:divBdr>
                <w:top w:val="none" w:sz="0" w:space="0" w:color="auto"/>
                <w:left w:val="none" w:sz="0" w:space="0" w:color="auto"/>
                <w:bottom w:val="none" w:sz="0" w:space="0" w:color="auto"/>
                <w:right w:val="none" w:sz="0" w:space="0" w:color="auto"/>
              </w:divBdr>
            </w:div>
            <w:div w:id="730272917">
              <w:marLeft w:val="0"/>
              <w:marRight w:val="0"/>
              <w:marTop w:val="0"/>
              <w:marBottom w:val="0"/>
              <w:divBdr>
                <w:top w:val="none" w:sz="0" w:space="0" w:color="auto"/>
                <w:left w:val="none" w:sz="0" w:space="0" w:color="auto"/>
                <w:bottom w:val="none" w:sz="0" w:space="0" w:color="auto"/>
                <w:right w:val="none" w:sz="0" w:space="0" w:color="auto"/>
              </w:divBdr>
            </w:div>
            <w:div w:id="848567900">
              <w:marLeft w:val="0"/>
              <w:marRight w:val="0"/>
              <w:marTop w:val="0"/>
              <w:marBottom w:val="0"/>
              <w:divBdr>
                <w:top w:val="none" w:sz="0" w:space="0" w:color="auto"/>
                <w:left w:val="none" w:sz="0" w:space="0" w:color="auto"/>
                <w:bottom w:val="none" w:sz="0" w:space="0" w:color="auto"/>
                <w:right w:val="none" w:sz="0" w:space="0" w:color="auto"/>
              </w:divBdr>
            </w:div>
            <w:div w:id="865413983">
              <w:marLeft w:val="0"/>
              <w:marRight w:val="0"/>
              <w:marTop w:val="0"/>
              <w:marBottom w:val="0"/>
              <w:divBdr>
                <w:top w:val="none" w:sz="0" w:space="0" w:color="auto"/>
                <w:left w:val="none" w:sz="0" w:space="0" w:color="auto"/>
                <w:bottom w:val="none" w:sz="0" w:space="0" w:color="auto"/>
                <w:right w:val="none" w:sz="0" w:space="0" w:color="auto"/>
              </w:divBdr>
            </w:div>
            <w:div w:id="881594291">
              <w:marLeft w:val="0"/>
              <w:marRight w:val="0"/>
              <w:marTop w:val="0"/>
              <w:marBottom w:val="0"/>
              <w:divBdr>
                <w:top w:val="none" w:sz="0" w:space="0" w:color="auto"/>
                <w:left w:val="none" w:sz="0" w:space="0" w:color="auto"/>
                <w:bottom w:val="none" w:sz="0" w:space="0" w:color="auto"/>
                <w:right w:val="none" w:sz="0" w:space="0" w:color="auto"/>
              </w:divBdr>
            </w:div>
            <w:div w:id="890922393">
              <w:marLeft w:val="0"/>
              <w:marRight w:val="0"/>
              <w:marTop w:val="0"/>
              <w:marBottom w:val="0"/>
              <w:divBdr>
                <w:top w:val="none" w:sz="0" w:space="0" w:color="auto"/>
                <w:left w:val="none" w:sz="0" w:space="0" w:color="auto"/>
                <w:bottom w:val="none" w:sz="0" w:space="0" w:color="auto"/>
                <w:right w:val="none" w:sz="0" w:space="0" w:color="auto"/>
              </w:divBdr>
            </w:div>
            <w:div w:id="948587441">
              <w:marLeft w:val="0"/>
              <w:marRight w:val="0"/>
              <w:marTop w:val="0"/>
              <w:marBottom w:val="0"/>
              <w:divBdr>
                <w:top w:val="none" w:sz="0" w:space="0" w:color="auto"/>
                <w:left w:val="none" w:sz="0" w:space="0" w:color="auto"/>
                <w:bottom w:val="none" w:sz="0" w:space="0" w:color="auto"/>
                <w:right w:val="none" w:sz="0" w:space="0" w:color="auto"/>
              </w:divBdr>
            </w:div>
            <w:div w:id="995376128">
              <w:marLeft w:val="0"/>
              <w:marRight w:val="0"/>
              <w:marTop w:val="0"/>
              <w:marBottom w:val="0"/>
              <w:divBdr>
                <w:top w:val="none" w:sz="0" w:space="0" w:color="auto"/>
                <w:left w:val="none" w:sz="0" w:space="0" w:color="auto"/>
                <w:bottom w:val="none" w:sz="0" w:space="0" w:color="auto"/>
                <w:right w:val="none" w:sz="0" w:space="0" w:color="auto"/>
              </w:divBdr>
            </w:div>
            <w:div w:id="1116291635">
              <w:marLeft w:val="0"/>
              <w:marRight w:val="0"/>
              <w:marTop w:val="0"/>
              <w:marBottom w:val="0"/>
              <w:divBdr>
                <w:top w:val="none" w:sz="0" w:space="0" w:color="auto"/>
                <w:left w:val="none" w:sz="0" w:space="0" w:color="auto"/>
                <w:bottom w:val="none" w:sz="0" w:space="0" w:color="auto"/>
                <w:right w:val="none" w:sz="0" w:space="0" w:color="auto"/>
              </w:divBdr>
            </w:div>
            <w:div w:id="1143156981">
              <w:marLeft w:val="0"/>
              <w:marRight w:val="0"/>
              <w:marTop w:val="0"/>
              <w:marBottom w:val="0"/>
              <w:divBdr>
                <w:top w:val="none" w:sz="0" w:space="0" w:color="auto"/>
                <w:left w:val="none" w:sz="0" w:space="0" w:color="auto"/>
                <w:bottom w:val="none" w:sz="0" w:space="0" w:color="auto"/>
                <w:right w:val="none" w:sz="0" w:space="0" w:color="auto"/>
              </w:divBdr>
            </w:div>
            <w:div w:id="1228688438">
              <w:marLeft w:val="0"/>
              <w:marRight w:val="0"/>
              <w:marTop w:val="0"/>
              <w:marBottom w:val="0"/>
              <w:divBdr>
                <w:top w:val="none" w:sz="0" w:space="0" w:color="auto"/>
                <w:left w:val="none" w:sz="0" w:space="0" w:color="auto"/>
                <w:bottom w:val="none" w:sz="0" w:space="0" w:color="auto"/>
                <w:right w:val="none" w:sz="0" w:space="0" w:color="auto"/>
              </w:divBdr>
            </w:div>
            <w:div w:id="1319966148">
              <w:marLeft w:val="0"/>
              <w:marRight w:val="0"/>
              <w:marTop w:val="0"/>
              <w:marBottom w:val="0"/>
              <w:divBdr>
                <w:top w:val="none" w:sz="0" w:space="0" w:color="auto"/>
                <w:left w:val="none" w:sz="0" w:space="0" w:color="auto"/>
                <w:bottom w:val="none" w:sz="0" w:space="0" w:color="auto"/>
                <w:right w:val="none" w:sz="0" w:space="0" w:color="auto"/>
              </w:divBdr>
            </w:div>
            <w:div w:id="1369337888">
              <w:marLeft w:val="0"/>
              <w:marRight w:val="0"/>
              <w:marTop w:val="0"/>
              <w:marBottom w:val="0"/>
              <w:divBdr>
                <w:top w:val="none" w:sz="0" w:space="0" w:color="auto"/>
                <w:left w:val="none" w:sz="0" w:space="0" w:color="auto"/>
                <w:bottom w:val="none" w:sz="0" w:space="0" w:color="auto"/>
                <w:right w:val="none" w:sz="0" w:space="0" w:color="auto"/>
              </w:divBdr>
            </w:div>
            <w:div w:id="1466193710">
              <w:marLeft w:val="0"/>
              <w:marRight w:val="0"/>
              <w:marTop w:val="0"/>
              <w:marBottom w:val="0"/>
              <w:divBdr>
                <w:top w:val="none" w:sz="0" w:space="0" w:color="auto"/>
                <w:left w:val="none" w:sz="0" w:space="0" w:color="auto"/>
                <w:bottom w:val="none" w:sz="0" w:space="0" w:color="auto"/>
                <w:right w:val="none" w:sz="0" w:space="0" w:color="auto"/>
              </w:divBdr>
            </w:div>
            <w:div w:id="1468663095">
              <w:marLeft w:val="0"/>
              <w:marRight w:val="0"/>
              <w:marTop w:val="0"/>
              <w:marBottom w:val="0"/>
              <w:divBdr>
                <w:top w:val="none" w:sz="0" w:space="0" w:color="auto"/>
                <w:left w:val="none" w:sz="0" w:space="0" w:color="auto"/>
                <w:bottom w:val="none" w:sz="0" w:space="0" w:color="auto"/>
                <w:right w:val="none" w:sz="0" w:space="0" w:color="auto"/>
              </w:divBdr>
            </w:div>
            <w:div w:id="1482191255">
              <w:marLeft w:val="0"/>
              <w:marRight w:val="0"/>
              <w:marTop w:val="0"/>
              <w:marBottom w:val="0"/>
              <w:divBdr>
                <w:top w:val="none" w:sz="0" w:space="0" w:color="auto"/>
                <w:left w:val="none" w:sz="0" w:space="0" w:color="auto"/>
                <w:bottom w:val="none" w:sz="0" w:space="0" w:color="auto"/>
                <w:right w:val="none" w:sz="0" w:space="0" w:color="auto"/>
              </w:divBdr>
            </w:div>
            <w:div w:id="1550261528">
              <w:marLeft w:val="0"/>
              <w:marRight w:val="0"/>
              <w:marTop w:val="0"/>
              <w:marBottom w:val="0"/>
              <w:divBdr>
                <w:top w:val="none" w:sz="0" w:space="0" w:color="auto"/>
                <w:left w:val="none" w:sz="0" w:space="0" w:color="auto"/>
                <w:bottom w:val="none" w:sz="0" w:space="0" w:color="auto"/>
                <w:right w:val="none" w:sz="0" w:space="0" w:color="auto"/>
              </w:divBdr>
            </w:div>
            <w:div w:id="1606812947">
              <w:marLeft w:val="0"/>
              <w:marRight w:val="0"/>
              <w:marTop w:val="0"/>
              <w:marBottom w:val="0"/>
              <w:divBdr>
                <w:top w:val="none" w:sz="0" w:space="0" w:color="auto"/>
                <w:left w:val="none" w:sz="0" w:space="0" w:color="auto"/>
                <w:bottom w:val="none" w:sz="0" w:space="0" w:color="auto"/>
                <w:right w:val="none" w:sz="0" w:space="0" w:color="auto"/>
              </w:divBdr>
            </w:div>
            <w:div w:id="1660575161">
              <w:marLeft w:val="0"/>
              <w:marRight w:val="0"/>
              <w:marTop w:val="0"/>
              <w:marBottom w:val="0"/>
              <w:divBdr>
                <w:top w:val="none" w:sz="0" w:space="0" w:color="auto"/>
                <w:left w:val="none" w:sz="0" w:space="0" w:color="auto"/>
                <w:bottom w:val="none" w:sz="0" w:space="0" w:color="auto"/>
                <w:right w:val="none" w:sz="0" w:space="0" w:color="auto"/>
              </w:divBdr>
            </w:div>
            <w:div w:id="1709991382">
              <w:marLeft w:val="0"/>
              <w:marRight w:val="0"/>
              <w:marTop w:val="0"/>
              <w:marBottom w:val="0"/>
              <w:divBdr>
                <w:top w:val="none" w:sz="0" w:space="0" w:color="auto"/>
                <w:left w:val="none" w:sz="0" w:space="0" w:color="auto"/>
                <w:bottom w:val="none" w:sz="0" w:space="0" w:color="auto"/>
                <w:right w:val="none" w:sz="0" w:space="0" w:color="auto"/>
              </w:divBdr>
            </w:div>
            <w:div w:id="1723092017">
              <w:marLeft w:val="0"/>
              <w:marRight w:val="0"/>
              <w:marTop w:val="0"/>
              <w:marBottom w:val="0"/>
              <w:divBdr>
                <w:top w:val="none" w:sz="0" w:space="0" w:color="auto"/>
                <w:left w:val="none" w:sz="0" w:space="0" w:color="auto"/>
                <w:bottom w:val="none" w:sz="0" w:space="0" w:color="auto"/>
                <w:right w:val="none" w:sz="0" w:space="0" w:color="auto"/>
              </w:divBdr>
            </w:div>
            <w:div w:id="1752965028">
              <w:marLeft w:val="0"/>
              <w:marRight w:val="0"/>
              <w:marTop w:val="0"/>
              <w:marBottom w:val="0"/>
              <w:divBdr>
                <w:top w:val="none" w:sz="0" w:space="0" w:color="auto"/>
                <w:left w:val="none" w:sz="0" w:space="0" w:color="auto"/>
                <w:bottom w:val="none" w:sz="0" w:space="0" w:color="auto"/>
                <w:right w:val="none" w:sz="0" w:space="0" w:color="auto"/>
              </w:divBdr>
            </w:div>
            <w:div w:id="1814981084">
              <w:marLeft w:val="0"/>
              <w:marRight w:val="0"/>
              <w:marTop w:val="0"/>
              <w:marBottom w:val="0"/>
              <w:divBdr>
                <w:top w:val="none" w:sz="0" w:space="0" w:color="auto"/>
                <w:left w:val="none" w:sz="0" w:space="0" w:color="auto"/>
                <w:bottom w:val="none" w:sz="0" w:space="0" w:color="auto"/>
                <w:right w:val="none" w:sz="0" w:space="0" w:color="auto"/>
              </w:divBdr>
            </w:div>
            <w:div w:id="1841117867">
              <w:marLeft w:val="0"/>
              <w:marRight w:val="0"/>
              <w:marTop w:val="0"/>
              <w:marBottom w:val="0"/>
              <w:divBdr>
                <w:top w:val="none" w:sz="0" w:space="0" w:color="auto"/>
                <w:left w:val="none" w:sz="0" w:space="0" w:color="auto"/>
                <w:bottom w:val="none" w:sz="0" w:space="0" w:color="auto"/>
                <w:right w:val="none" w:sz="0" w:space="0" w:color="auto"/>
              </w:divBdr>
            </w:div>
            <w:div w:id="1877039777">
              <w:marLeft w:val="0"/>
              <w:marRight w:val="0"/>
              <w:marTop w:val="0"/>
              <w:marBottom w:val="0"/>
              <w:divBdr>
                <w:top w:val="none" w:sz="0" w:space="0" w:color="auto"/>
                <w:left w:val="none" w:sz="0" w:space="0" w:color="auto"/>
                <w:bottom w:val="none" w:sz="0" w:space="0" w:color="auto"/>
                <w:right w:val="none" w:sz="0" w:space="0" w:color="auto"/>
              </w:divBdr>
            </w:div>
            <w:div w:id="1882787533">
              <w:marLeft w:val="0"/>
              <w:marRight w:val="0"/>
              <w:marTop w:val="0"/>
              <w:marBottom w:val="0"/>
              <w:divBdr>
                <w:top w:val="none" w:sz="0" w:space="0" w:color="auto"/>
                <w:left w:val="none" w:sz="0" w:space="0" w:color="auto"/>
                <w:bottom w:val="none" w:sz="0" w:space="0" w:color="auto"/>
                <w:right w:val="none" w:sz="0" w:space="0" w:color="auto"/>
              </w:divBdr>
            </w:div>
            <w:div w:id="21379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6826">
      <w:bodyDiv w:val="1"/>
      <w:marLeft w:val="0"/>
      <w:marRight w:val="0"/>
      <w:marTop w:val="0"/>
      <w:marBottom w:val="0"/>
      <w:divBdr>
        <w:top w:val="none" w:sz="0" w:space="0" w:color="auto"/>
        <w:left w:val="none" w:sz="0" w:space="0" w:color="auto"/>
        <w:bottom w:val="none" w:sz="0" w:space="0" w:color="auto"/>
        <w:right w:val="none" w:sz="0" w:space="0" w:color="auto"/>
      </w:divBdr>
    </w:div>
    <w:div w:id="816998116">
      <w:bodyDiv w:val="1"/>
      <w:marLeft w:val="0"/>
      <w:marRight w:val="0"/>
      <w:marTop w:val="0"/>
      <w:marBottom w:val="0"/>
      <w:divBdr>
        <w:top w:val="none" w:sz="0" w:space="0" w:color="auto"/>
        <w:left w:val="none" w:sz="0" w:space="0" w:color="auto"/>
        <w:bottom w:val="none" w:sz="0" w:space="0" w:color="auto"/>
        <w:right w:val="none" w:sz="0" w:space="0" w:color="auto"/>
      </w:divBdr>
    </w:div>
    <w:div w:id="890460800">
      <w:bodyDiv w:val="1"/>
      <w:marLeft w:val="0"/>
      <w:marRight w:val="0"/>
      <w:marTop w:val="0"/>
      <w:marBottom w:val="0"/>
      <w:divBdr>
        <w:top w:val="none" w:sz="0" w:space="0" w:color="auto"/>
        <w:left w:val="none" w:sz="0" w:space="0" w:color="auto"/>
        <w:bottom w:val="none" w:sz="0" w:space="0" w:color="auto"/>
        <w:right w:val="none" w:sz="0" w:space="0" w:color="auto"/>
      </w:divBdr>
    </w:div>
    <w:div w:id="913970687">
      <w:bodyDiv w:val="1"/>
      <w:marLeft w:val="0"/>
      <w:marRight w:val="0"/>
      <w:marTop w:val="0"/>
      <w:marBottom w:val="0"/>
      <w:divBdr>
        <w:top w:val="none" w:sz="0" w:space="0" w:color="auto"/>
        <w:left w:val="none" w:sz="0" w:space="0" w:color="auto"/>
        <w:bottom w:val="none" w:sz="0" w:space="0" w:color="auto"/>
        <w:right w:val="none" w:sz="0" w:space="0" w:color="auto"/>
      </w:divBdr>
    </w:div>
    <w:div w:id="1077484211">
      <w:bodyDiv w:val="1"/>
      <w:marLeft w:val="0"/>
      <w:marRight w:val="0"/>
      <w:marTop w:val="0"/>
      <w:marBottom w:val="0"/>
      <w:divBdr>
        <w:top w:val="none" w:sz="0" w:space="0" w:color="auto"/>
        <w:left w:val="none" w:sz="0" w:space="0" w:color="auto"/>
        <w:bottom w:val="none" w:sz="0" w:space="0" w:color="auto"/>
        <w:right w:val="none" w:sz="0" w:space="0" w:color="auto"/>
      </w:divBdr>
    </w:div>
    <w:div w:id="1125075488">
      <w:bodyDiv w:val="1"/>
      <w:marLeft w:val="0"/>
      <w:marRight w:val="0"/>
      <w:marTop w:val="0"/>
      <w:marBottom w:val="0"/>
      <w:divBdr>
        <w:top w:val="none" w:sz="0" w:space="0" w:color="auto"/>
        <w:left w:val="none" w:sz="0" w:space="0" w:color="auto"/>
        <w:bottom w:val="none" w:sz="0" w:space="0" w:color="auto"/>
        <w:right w:val="none" w:sz="0" w:space="0" w:color="auto"/>
      </w:divBdr>
    </w:div>
    <w:div w:id="1151948780">
      <w:bodyDiv w:val="1"/>
      <w:marLeft w:val="0"/>
      <w:marRight w:val="0"/>
      <w:marTop w:val="0"/>
      <w:marBottom w:val="0"/>
      <w:divBdr>
        <w:top w:val="none" w:sz="0" w:space="0" w:color="auto"/>
        <w:left w:val="none" w:sz="0" w:space="0" w:color="auto"/>
        <w:bottom w:val="none" w:sz="0" w:space="0" w:color="auto"/>
        <w:right w:val="none" w:sz="0" w:space="0" w:color="auto"/>
      </w:divBdr>
    </w:div>
    <w:div w:id="1172256350">
      <w:bodyDiv w:val="1"/>
      <w:marLeft w:val="0"/>
      <w:marRight w:val="0"/>
      <w:marTop w:val="0"/>
      <w:marBottom w:val="0"/>
      <w:divBdr>
        <w:top w:val="none" w:sz="0" w:space="0" w:color="auto"/>
        <w:left w:val="none" w:sz="0" w:space="0" w:color="auto"/>
        <w:bottom w:val="none" w:sz="0" w:space="0" w:color="auto"/>
        <w:right w:val="none" w:sz="0" w:space="0" w:color="auto"/>
      </w:divBdr>
    </w:div>
    <w:div w:id="1180968108">
      <w:bodyDiv w:val="1"/>
      <w:marLeft w:val="0"/>
      <w:marRight w:val="0"/>
      <w:marTop w:val="0"/>
      <w:marBottom w:val="0"/>
      <w:divBdr>
        <w:top w:val="none" w:sz="0" w:space="0" w:color="auto"/>
        <w:left w:val="none" w:sz="0" w:space="0" w:color="auto"/>
        <w:bottom w:val="none" w:sz="0" w:space="0" w:color="auto"/>
        <w:right w:val="none" w:sz="0" w:space="0" w:color="auto"/>
      </w:divBdr>
    </w:div>
    <w:div w:id="1210914597">
      <w:bodyDiv w:val="1"/>
      <w:marLeft w:val="0"/>
      <w:marRight w:val="0"/>
      <w:marTop w:val="0"/>
      <w:marBottom w:val="0"/>
      <w:divBdr>
        <w:top w:val="none" w:sz="0" w:space="0" w:color="auto"/>
        <w:left w:val="none" w:sz="0" w:space="0" w:color="auto"/>
        <w:bottom w:val="none" w:sz="0" w:space="0" w:color="auto"/>
        <w:right w:val="none" w:sz="0" w:space="0" w:color="auto"/>
      </w:divBdr>
    </w:div>
    <w:div w:id="1409613975">
      <w:bodyDiv w:val="1"/>
      <w:marLeft w:val="0"/>
      <w:marRight w:val="0"/>
      <w:marTop w:val="0"/>
      <w:marBottom w:val="0"/>
      <w:divBdr>
        <w:top w:val="none" w:sz="0" w:space="0" w:color="auto"/>
        <w:left w:val="none" w:sz="0" w:space="0" w:color="auto"/>
        <w:bottom w:val="none" w:sz="0" w:space="0" w:color="auto"/>
        <w:right w:val="none" w:sz="0" w:space="0" w:color="auto"/>
      </w:divBdr>
    </w:div>
    <w:div w:id="1484930522">
      <w:bodyDiv w:val="1"/>
      <w:marLeft w:val="0"/>
      <w:marRight w:val="0"/>
      <w:marTop w:val="0"/>
      <w:marBottom w:val="0"/>
      <w:divBdr>
        <w:top w:val="none" w:sz="0" w:space="0" w:color="auto"/>
        <w:left w:val="none" w:sz="0" w:space="0" w:color="auto"/>
        <w:bottom w:val="none" w:sz="0" w:space="0" w:color="auto"/>
        <w:right w:val="none" w:sz="0" w:space="0" w:color="auto"/>
      </w:divBdr>
      <w:divsChild>
        <w:div w:id="1794590027">
          <w:marLeft w:val="480"/>
          <w:marRight w:val="0"/>
          <w:marTop w:val="0"/>
          <w:marBottom w:val="0"/>
          <w:divBdr>
            <w:top w:val="none" w:sz="0" w:space="0" w:color="auto"/>
            <w:left w:val="none" w:sz="0" w:space="0" w:color="auto"/>
            <w:bottom w:val="none" w:sz="0" w:space="0" w:color="auto"/>
            <w:right w:val="none" w:sz="0" w:space="0" w:color="auto"/>
          </w:divBdr>
          <w:divsChild>
            <w:div w:id="16719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4356">
      <w:bodyDiv w:val="1"/>
      <w:marLeft w:val="0"/>
      <w:marRight w:val="0"/>
      <w:marTop w:val="0"/>
      <w:marBottom w:val="0"/>
      <w:divBdr>
        <w:top w:val="none" w:sz="0" w:space="0" w:color="auto"/>
        <w:left w:val="none" w:sz="0" w:space="0" w:color="auto"/>
        <w:bottom w:val="none" w:sz="0" w:space="0" w:color="auto"/>
        <w:right w:val="none" w:sz="0" w:space="0" w:color="auto"/>
      </w:divBdr>
    </w:div>
    <w:div w:id="1561090570">
      <w:bodyDiv w:val="1"/>
      <w:marLeft w:val="0"/>
      <w:marRight w:val="0"/>
      <w:marTop w:val="0"/>
      <w:marBottom w:val="0"/>
      <w:divBdr>
        <w:top w:val="none" w:sz="0" w:space="0" w:color="auto"/>
        <w:left w:val="none" w:sz="0" w:space="0" w:color="auto"/>
        <w:bottom w:val="none" w:sz="0" w:space="0" w:color="auto"/>
        <w:right w:val="none" w:sz="0" w:space="0" w:color="auto"/>
      </w:divBdr>
      <w:divsChild>
        <w:div w:id="1790734807">
          <w:marLeft w:val="480"/>
          <w:marRight w:val="0"/>
          <w:marTop w:val="0"/>
          <w:marBottom w:val="0"/>
          <w:divBdr>
            <w:top w:val="none" w:sz="0" w:space="0" w:color="auto"/>
            <w:left w:val="none" w:sz="0" w:space="0" w:color="auto"/>
            <w:bottom w:val="none" w:sz="0" w:space="0" w:color="auto"/>
            <w:right w:val="none" w:sz="0" w:space="0" w:color="auto"/>
          </w:divBdr>
          <w:divsChild>
            <w:div w:id="669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59324">
      <w:bodyDiv w:val="1"/>
      <w:marLeft w:val="0"/>
      <w:marRight w:val="0"/>
      <w:marTop w:val="0"/>
      <w:marBottom w:val="0"/>
      <w:divBdr>
        <w:top w:val="none" w:sz="0" w:space="0" w:color="auto"/>
        <w:left w:val="none" w:sz="0" w:space="0" w:color="auto"/>
        <w:bottom w:val="none" w:sz="0" w:space="0" w:color="auto"/>
        <w:right w:val="none" w:sz="0" w:space="0" w:color="auto"/>
      </w:divBdr>
    </w:div>
    <w:div w:id="1603487131">
      <w:bodyDiv w:val="1"/>
      <w:marLeft w:val="0"/>
      <w:marRight w:val="0"/>
      <w:marTop w:val="0"/>
      <w:marBottom w:val="0"/>
      <w:divBdr>
        <w:top w:val="none" w:sz="0" w:space="0" w:color="auto"/>
        <w:left w:val="none" w:sz="0" w:space="0" w:color="auto"/>
        <w:bottom w:val="none" w:sz="0" w:space="0" w:color="auto"/>
        <w:right w:val="none" w:sz="0" w:space="0" w:color="auto"/>
      </w:divBdr>
    </w:div>
    <w:div w:id="1603731674">
      <w:bodyDiv w:val="1"/>
      <w:marLeft w:val="0"/>
      <w:marRight w:val="0"/>
      <w:marTop w:val="0"/>
      <w:marBottom w:val="0"/>
      <w:divBdr>
        <w:top w:val="none" w:sz="0" w:space="0" w:color="auto"/>
        <w:left w:val="none" w:sz="0" w:space="0" w:color="auto"/>
        <w:bottom w:val="none" w:sz="0" w:space="0" w:color="auto"/>
        <w:right w:val="none" w:sz="0" w:space="0" w:color="auto"/>
      </w:divBdr>
    </w:div>
    <w:div w:id="1632590974">
      <w:bodyDiv w:val="1"/>
      <w:marLeft w:val="0"/>
      <w:marRight w:val="0"/>
      <w:marTop w:val="0"/>
      <w:marBottom w:val="0"/>
      <w:divBdr>
        <w:top w:val="none" w:sz="0" w:space="0" w:color="auto"/>
        <w:left w:val="none" w:sz="0" w:space="0" w:color="auto"/>
        <w:bottom w:val="none" w:sz="0" w:space="0" w:color="auto"/>
        <w:right w:val="none" w:sz="0" w:space="0" w:color="auto"/>
      </w:divBdr>
    </w:div>
    <w:div w:id="1660228197">
      <w:bodyDiv w:val="1"/>
      <w:marLeft w:val="0"/>
      <w:marRight w:val="0"/>
      <w:marTop w:val="0"/>
      <w:marBottom w:val="0"/>
      <w:divBdr>
        <w:top w:val="none" w:sz="0" w:space="0" w:color="auto"/>
        <w:left w:val="none" w:sz="0" w:space="0" w:color="auto"/>
        <w:bottom w:val="none" w:sz="0" w:space="0" w:color="auto"/>
        <w:right w:val="none" w:sz="0" w:space="0" w:color="auto"/>
      </w:divBdr>
    </w:div>
    <w:div w:id="1698971992">
      <w:bodyDiv w:val="1"/>
      <w:marLeft w:val="0"/>
      <w:marRight w:val="0"/>
      <w:marTop w:val="0"/>
      <w:marBottom w:val="0"/>
      <w:divBdr>
        <w:top w:val="none" w:sz="0" w:space="0" w:color="auto"/>
        <w:left w:val="none" w:sz="0" w:space="0" w:color="auto"/>
        <w:bottom w:val="none" w:sz="0" w:space="0" w:color="auto"/>
        <w:right w:val="none" w:sz="0" w:space="0" w:color="auto"/>
      </w:divBdr>
    </w:div>
    <w:div w:id="1778983517">
      <w:bodyDiv w:val="1"/>
      <w:marLeft w:val="0"/>
      <w:marRight w:val="0"/>
      <w:marTop w:val="0"/>
      <w:marBottom w:val="0"/>
      <w:divBdr>
        <w:top w:val="none" w:sz="0" w:space="0" w:color="auto"/>
        <w:left w:val="none" w:sz="0" w:space="0" w:color="auto"/>
        <w:bottom w:val="none" w:sz="0" w:space="0" w:color="auto"/>
        <w:right w:val="none" w:sz="0" w:space="0" w:color="auto"/>
      </w:divBdr>
      <w:divsChild>
        <w:div w:id="1582836475">
          <w:marLeft w:val="480"/>
          <w:marRight w:val="0"/>
          <w:marTop w:val="0"/>
          <w:marBottom w:val="0"/>
          <w:divBdr>
            <w:top w:val="none" w:sz="0" w:space="0" w:color="auto"/>
            <w:left w:val="none" w:sz="0" w:space="0" w:color="auto"/>
            <w:bottom w:val="none" w:sz="0" w:space="0" w:color="auto"/>
            <w:right w:val="none" w:sz="0" w:space="0" w:color="auto"/>
          </w:divBdr>
          <w:divsChild>
            <w:div w:id="17057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39602">
      <w:bodyDiv w:val="1"/>
      <w:marLeft w:val="0"/>
      <w:marRight w:val="0"/>
      <w:marTop w:val="0"/>
      <w:marBottom w:val="0"/>
      <w:divBdr>
        <w:top w:val="none" w:sz="0" w:space="0" w:color="auto"/>
        <w:left w:val="none" w:sz="0" w:space="0" w:color="auto"/>
        <w:bottom w:val="none" w:sz="0" w:space="0" w:color="auto"/>
        <w:right w:val="none" w:sz="0" w:space="0" w:color="auto"/>
      </w:divBdr>
      <w:divsChild>
        <w:div w:id="545875681">
          <w:marLeft w:val="480"/>
          <w:marRight w:val="0"/>
          <w:marTop w:val="0"/>
          <w:marBottom w:val="0"/>
          <w:divBdr>
            <w:top w:val="none" w:sz="0" w:space="0" w:color="auto"/>
            <w:left w:val="none" w:sz="0" w:space="0" w:color="auto"/>
            <w:bottom w:val="none" w:sz="0" w:space="0" w:color="auto"/>
            <w:right w:val="none" w:sz="0" w:space="0" w:color="auto"/>
          </w:divBdr>
          <w:divsChild>
            <w:div w:id="17207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2343">
      <w:bodyDiv w:val="1"/>
      <w:marLeft w:val="0"/>
      <w:marRight w:val="0"/>
      <w:marTop w:val="0"/>
      <w:marBottom w:val="0"/>
      <w:divBdr>
        <w:top w:val="none" w:sz="0" w:space="0" w:color="auto"/>
        <w:left w:val="none" w:sz="0" w:space="0" w:color="auto"/>
        <w:bottom w:val="none" w:sz="0" w:space="0" w:color="auto"/>
        <w:right w:val="none" w:sz="0" w:space="0" w:color="auto"/>
      </w:divBdr>
    </w:div>
    <w:div w:id="1853228034">
      <w:bodyDiv w:val="1"/>
      <w:marLeft w:val="0"/>
      <w:marRight w:val="0"/>
      <w:marTop w:val="0"/>
      <w:marBottom w:val="0"/>
      <w:divBdr>
        <w:top w:val="none" w:sz="0" w:space="0" w:color="auto"/>
        <w:left w:val="none" w:sz="0" w:space="0" w:color="auto"/>
        <w:bottom w:val="none" w:sz="0" w:space="0" w:color="auto"/>
        <w:right w:val="none" w:sz="0" w:space="0" w:color="auto"/>
      </w:divBdr>
    </w:div>
    <w:div w:id="1970667840">
      <w:bodyDiv w:val="1"/>
      <w:marLeft w:val="0"/>
      <w:marRight w:val="0"/>
      <w:marTop w:val="0"/>
      <w:marBottom w:val="0"/>
      <w:divBdr>
        <w:top w:val="none" w:sz="0" w:space="0" w:color="auto"/>
        <w:left w:val="none" w:sz="0" w:space="0" w:color="auto"/>
        <w:bottom w:val="none" w:sz="0" w:space="0" w:color="auto"/>
        <w:right w:val="none" w:sz="0" w:space="0" w:color="auto"/>
      </w:divBdr>
      <w:divsChild>
        <w:div w:id="527108693">
          <w:marLeft w:val="480"/>
          <w:marRight w:val="0"/>
          <w:marTop w:val="0"/>
          <w:marBottom w:val="0"/>
          <w:divBdr>
            <w:top w:val="none" w:sz="0" w:space="0" w:color="auto"/>
            <w:left w:val="none" w:sz="0" w:space="0" w:color="auto"/>
            <w:bottom w:val="none" w:sz="0" w:space="0" w:color="auto"/>
            <w:right w:val="none" w:sz="0" w:space="0" w:color="auto"/>
          </w:divBdr>
          <w:divsChild>
            <w:div w:id="8926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hyperlink" Target="https://entrepot.recherche.data.gouv.fr/dataset.xhtml?persistentId=doi:10.57745/N4E4NE"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AEA27-EB6D-4692-A0B6-D03CD476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50837</Words>
  <Characters>288757</Characters>
  <Application>Microsoft Office Word</Application>
  <DocSecurity>0</DocSecurity>
  <Lines>6015</Lines>
  <Paragraphs>2358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DIALLO</dc:creator>
  <cp:keywords/>
  <dc:description/>
  <cp:lastModifiedBy>Abdourahmane DIALLO</cp:lastModifiedBy>
  <cp:revision>260</cp:revision>
  <dcterms:created xsi:type="dcterms:W3CDTF">2024-05-21T12:43:00Z</dcterms:created>
  <dcterms:modified xsi:type="dcterms:W3CDTF">2024-05-24T15:15:00Z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024e10ff0fb35cf4f20f52f90bde329eba192f9e6d5f7e3d37f0f21da79e9a3f</vt:lpwstr>
  </property>
  <property fmtid="{D5CDD505-2E9C-101B-9397-08002B2CF9AE}" pid="3" name="ZOTERO_PREF_1">
    <vt:lpwstr>&lt;data data-version="3" zotero-version="6.0.36"&gt;&lt;session id="FG8AH2Y1"/&gt;&lt;style id="http://www.zotero.org/styles/apa" locale="fr-FR"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